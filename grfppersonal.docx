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370C" w14:textId="2F285BF1" w:rsidR="00FA4879" w:rsidRPr="00411B64" w:rsidRDefault="000646AF" w:rsidP="008924B2">
      <w:pPr>
        <w:spacing w:line="240" w:lineRule="auto"/>
        <w:rPr>
          <w:rFonts w:ascii="Times New Roman" w:hAnsi="Times New Roman" w:cs="Times New Roman"/>
          <w:sz w:val="22"/>
          <w:szCs w:val="22"/>
        </w:rPr>
      </w:pPr>
      <w:r>
        <w:rPr>
          <w:rFonts w:ascii="Times New Roman" w:hAnsi="Times New Roman" w:cs="Times New Roman"/>
          <w:b/>
          <w:bCs/>
          <w:sz w:val="22"/>
          <w:szCs w:val="22"/>
        </w:rPr>
        <w:t>Introduction</w:t>
      </w:r>
    </w:p>
    <w:p w14:paraId="5A020F54" w14:textId="1A78BDDE" w:rsidR="000479AC" w:rsidRDefault="00E56D61" w:rsidP="0014468C">
      <w:pPr>
        <w:spacing w:line="240" w:lineRule="auto"/>
        <w:ind w:firstLine="720"/>
        <w:rPr>
          <w:rFonts w:ascii="Times New Roman" w:hAnsi="Times New Roman" w:cs="Times New Roman"/>
          <w:sz w:val="22"/>
          <w:szCs w:val="22"/>
        </w:rPr>
      </w:pPr>
      <w:r>
        <w:rPr>
          <w:rFonts w:ascii="Times New Roman" w:hAnsi="Times New Roman" w:cs="Times New Roman"/>
          <w:sz w:val="22"/>
          <w:szCs w:val="22"/>
        </w:rPr>
        <w:t>Little did I know it then</w:t>
      </w:r>
      <w:r w:rsidR="00321857">
        <w:rPr>
          <w:rFonts w:ascii="Times New Roman" w:hAnsi="Times New Roman" w:cs="Times New Roman"/>
          <w:sz w:val="22"/>
          <w:szCs w:val="22"/>
        </w:rPr>
        <w:t>,</w:t>
      </w:r>
      <w:r>
        <w:rPr>
          <w:rFonts w:ascii="Times New Roman" w:hAnsi="Times New Roman" w:cs="Times New Roman"/>
          <w:sz w:val="22"/>
          <w:szCs w:val="22"/>
        </w:rPr>
        <w:t xml:space="preserve"> my career as a research</w:t>
      </w:r>
      <w:r w:rsidR="00B45FAA">
        <w:rPr>
          <w:rFonts w:ascii="Times New Roman" w:hAnsi="Times New Roman" w:cs="Times New Roman"/>
          <w:sz w:val="22"/>
          <w:szCs w:val="22"/>
        </w:rPr>
        <w:t>er</w:t>
      </w:r>
      <w:r>
        <w:rPr>
          <w:rFonts w:ascii="Times New Roman" w:hAnsi="Times New Roman" w:cs="Times New Roman"/>
          <w:sz w:val="22"/>
          <w:szCs w:val="22"/>
        </w:rPr>
        <w:t xml:space="preserve"> began</w:t>
      </w:r>
      <w:r w:rsidR="00321857">
        <w:rPr>
          <w:rFonts w:ascii="Times New Roman" w:hAnsi="Times New Roman" w:cs="Times New Roman"/>
          <w:sz w:val="22"/>
          <w:szCs w:val="22"/>
        </w:rPr>
        <w:t xml:space="preserve"> </w:t>
      </w:r>
      <w:r>
        <w:rPr>
          <w:rFonts w:ascii="Times New Roman" w:hAnsi="Times New Roman" w:cs="Times New Roman"/>
          <w:sz w:val="22"/>
          <w:szCs w:val="22"/>
        </w:rPr>
        <w:t>my</w:t>
      </w:r>
      <w:r w:rsidR="00321857">
        <w:rPr>
          <w:rFonts w:ascii="Times New Roman" w:hAnsi="Times New Roman" w:cs="Times New Roman"/>
          <w:sz w:val="22"/>
          <w:szCs w:val="22"/>
        </w:rPr>
        <w:t xml:space="preserve"> sophomore year </w:t>
      </w:r>
      <w:r w:rsidR="004435C3">
        <w:rPr>
          <w:rFonts w:ascii="Times New Roman" w:hAnsi="Times New Roman" w:cs="Times New Roman"/>
          <w:sz w:val="22"/>
          <w:szCs w:val="22"/>
        </w:rPr>
        <w:t>of college</w:t>
      </w:r>
      <w:r w:rsidR="004E1860">
        <w:rPr>
          <w:rFonts w:ascii="Times New Roman" w:hAnsi="Times New Roman" w:cs="Times New Roman"/>
          <w:sz w:val="22"/>
          <w:szCs w:val="22"/>
        </w:rPr>
        <w:t xml:space="preserve"> when</w:t>
      </w:r>
      <w:r w:rsidR="004435C3">
        <w:rPr>
          <w:rFonts w:ascii="Times New Roman" w:hAnsi="Times New Roman" w:cs="Times New Roman"/>
          <w:sz w:val="22"/>
          <w:szCs w:val="22"/>
        </w:rPr>
        <w:t xml:space="preserve"> I</w:t>
      </w:r>
      <w:r w:rsidR="00A77FFE">
        <w:rPr>
          <w:rFonts w:ascii="Times New Roman" w:hAnsi="Times New Roman" w:cs="Times New Roman"/>
          <w:sz w:val="22"/>
          <w:szCs w:val="22"/>
        </w:rPr>
        <w:t xml:space="preserve"> opened an LLC </w:t>
      </w:r>
      <w:r w:rsidR="0072665F">
        <w:rPr>
          <w:rFonts w:ascii="Times New Roman" w:hAnsi="Times New Roman" w:cs="Times New Roman"/>
          <w:sz w:val="22"/>
          <w:szCs w:val="22"/>
        </w:rPr>
        <w:t>called “Athene Proprietary Trading”.</w:t>
      </w:r>
      <w:r w:rsidR="00D423A3">
        <w:rPr>
          <w:rFonts w:ascii="Times New Roman" w:hAnsi="Times New Roman" w:cs="Times New Roman"/>
          <w:sz w:val="22"/>
          <w:szCs w:val="22"/>
        </w:rPr>
        <w:t xml:space="preserve"> </w:t>
      </w:r>
      <w:r w:rsidR="007B1611">
        <w:rPr>
          <w:rFonts w:ascii="Times New Roman" w:hAnsi="Times New Roman" w:cs="Times New Roman"/>
          <w:sz w:val="22"/>
          <w:szCs w:val="22"/>
        </w:rPr>
        <w:t xml:space="preserve">After spending </w:t>
      </w:r>
      <w:r w:rsidR="008A1075">
        <w:rPr>
          <w:rFonts w:ascii="Times New Roman" w:hAnsi="Times New Roman" w:cs="Times New Roman"/>
          <w:sz w:val="22"/>
          <w:szCs w:val="22"/>
        </w:rPr>
        <w:t>much</w:t>
      </w:r>
      <w:r w:rsidR="007B1611">
        <w:rPr>
          <w:rFonts w:ascii="Times New Roman" w:hAnsi="Times New Roman" w:cs="Times New Roman"/>
          <w:sz w:val="22"/>
          <w:szCs w:val="22"/>
        </w:rPr>
        <w:t xml:space="preserve"> of freshman year as </w:t>
      </w:r>
      <w:r w:rsidR="00B87395" w:rsidRPr="009A578B">
        <w:rPr>
          <w:rFonts w:ascii="Times New Roman" w:hAnsi="Times New Roman" w:cs="Times New Roman"/>
          <w:b/>
          <w:bCs/>
          <w:sz w:val="22"/>
          <w:szCs w:val="22"/>
        </w:rPr>
        <w:t>D</w:t>
      </w:r>
      <w:r w:rsidR="007B1611" w:rsidRPr="009A578B">
        <w:rPr>
          <w:rFonts w:ascii="Times New Roman" w:hAnsi="Times New Roman" w:cs="Times New Roman"/>
          <w:b/>
          <w:bCs/>
          <w:sz w:val="22"/>
          <w:szCs w:val="22"/>
        </w:rPr>
        <w:t>irector of Engineer</w:t>
      </w:r>
      <w:r w:rsidR="00851876" w:rsidRPr="009A578B">
        <w:rPr>
          <w:rFonts w:ascii="Times New Roman" w:hAnsi="Times New Roman" w:cs="Times New Roman"/>
          <w:b/>
          <w:bCs/>
          <w:sz w:val="22"/>
          <w:szCs w:val="22"/>
        </w:rPr>
        <w:t>ing</w:t>
      </w:r>
      <w:r w:rsidR="0071602A">
        <w:rPr>
          <w:rFonts w:ascii="Times New Roman" w:hAnsi="Times New Roman" w:cs="Times New Roman"/>
          <w:sz w:val="22"/>
          <w:szCs w:val="22"/>
        </w:rPr>
        <w:t xml:space="preserve"> at </w:t>
      </w:r>
      <w:r w:rsidR="00EF2BC3">
        <w:rPr>
          <w:rFonts w:ascii="Times New Roman" w:hAnsi="Times New Roman" w:cs="Times New Roman"/>
          <w:sz w:val="22"/>
          <w:szCs w:val="22"/>
        </w:rPr>
        <w:t>“Cornell Quant Fund”</w:t>
      </w:r>
      <w:r w:rsidR="00007C03">
        <w:rPr>
          <w:rFonts w:ascii="Times New Roman" w:hAnsi="Times New Roman" w:cs="Times New Roman"/>
          <w:sz w:val="22"/>
          <w:szCs w:val="22"/>
        </w:rPr>
        <w:t xml:space="preserve"> (CQF)</w:t>
      </w:r>
      <w:r w:rsidR="00060CA9">
        <w:rPr>
          <w:rFonts w:ascii="Times New Roman" w:hAnsi="Times New Roman" w:cs="Times New Roman"/>
          <w:sz w:val="22"/>
          <w:szCs w:val="22"/>
        </w:rPr>
        <w:t>,</w:t>
      </w:r>
      <w:r w:rsidR="0025433E">
        <w:rPr>
          <w:rFonts w:ascii="Times New Roman" w:hAnsi="Times New Roman" w:cs="Times New Roman"/>
          <w:sz w:val="22"/>
          <w:szCs w:val="22"/>
        </w:rPr>
        <w:t xml:space="preserve"> </w:t>
      </w:r>
      <w:r w:rsidR="00F572AA">
        <w:rPr>
          <w:rFonts w:ascii="Times New Roman" w:hAnsi="Times New Roman" w:cs="Times New Roman"/>
          <w:sz w:val="22"/>
          <w:szCs w:val="22"/>
        </w:rPr>
        <w:t xml:space="preserve">I learned about </w:t>
      </w:r>
      <w:r w:rsidR="005B0771">
        <w:rPr>
          <w:rFonts w:ascii="Times New Roman" w:hAnsi="Times New Roman" w:cs="Times New Roman"/>
          <w:sz w:val="22"/>
          <w:szCs w:val="22"/>
        </w:rPr>
        <w:t>a</w:t>
      </w:r>
      <w:r w:rsidR="001C6B2F">
        <w:rPr>
          <w:rFonts w:ascii="Times New Roman" w:hAnsi="Times New Roman" w:cs="Times New Roman"/>
          <w:sz w:val="22"/>
          <w:szCs w:val="22"/>
        </w:rPr>
        <w:t xml:space="preserve"> </w:t>
      </w:r>
      <w:r w:rsidR="008A7FA0">
        <w:rPr>
          <w:rFonts w:ascii="Times New Roman" w:hAnsi="Times New Roman" w:cs="Times New Roman"/>
          <w:sz w:val="22"/>
          <w:szCs w:val="22"/>
        </w:rPr>
        <w:t xml:space="preserve">trading </w:t>
      </w:r>
      <w:r w:rsidR="004B128A">
        <w:rPr>
          <w:rFonts w:ascii="Times New Roman" w:hAnsi="Times New Roman" w:cs="Times New Roman"/>
          <w:sz w:val="22"/>
          <w:szCs w:val="22"/>
        </w:rPr>
        <w:t>strategy</w:t>
      </w:r>
      <w:r w:rsidR="008A7FA0">
        <w:rPr>
          <w:rFonts w:ascii="Times New Roman" w:hAnsi="Times New Roman" w:cs="Times New Roman"/>
          <w:sz w:val="22"/>
          <w:szCs w:val="22"/>
        </w:rPr>
        <w:t xml:space="preserve"> called </w:t>
      </w:r>
      <w:r w:rsidR="00F572AA">
        <w:rPr>
          <w:rFonts w:ascii="Times New Roman" w:hAnsi="Times New Roman" w:cs="Times New Roman"/>
          <w:sz w:val="22"/>
          <w:szCs w:val="22"/>
        </w:rPr>
        <w:t>“market-making”</w:t>
      </w:r>
      <w:r w:rsidR="002D2203">
        <w:rPr>
          <w:rFonts w:ascii="Times New Roman" w:hAnsi="Times New Roman" w:cs="Times New Roman"/>
          <w:sz w:val="22"/>
          <w:szCs w:val="22"/>
        </w:rPr>
        <w:t>, and</w:t>
      </w:r>
      <w:r w:rsidR="00977A4E" w:rsidRPr="00977A4E">
        <w:rPr>
          <w:rFonts w:ascii="Times New Roman" w:hAnsi="Times New Roman" w:cs="Times New Roman"/>
          <w:sz w:val="22"/>
          <w:szCs w:val="22"/>
        </w:rPr>
        <w:t xml:space="preserve"> </w:t>
      </w:r>
      <w:r w:rsidR="002D2203">
        <w:rPr>
          <w:rFonts w:ascii="Times New Roman" w:hAnsi="Times New Roman" w:cs="Times New Roman"/>
          <w:sz w:val="22"/>
          <w:szCs w:val="22"/>
        </w:rPr>
        <w:t>w</w:t>
      </w:r>
      <w:r w:rsidR="00012643">
        <w:rPr>
          <w:rFonts w:ascii="Times New Roman" w:hAnsi="Times New Roman" w:cs="Times New Roman"/>
          <w:sz w:val="22"/>
          <w:szCs w:val="22"/>
        </w:rPr>
        <w:t xml:space="preserve">hile I wasn’t sure what major I would be or </w:t>
      </w:r>
      <w:r w:rsidR="007803A7">
        <w:rPr>
          <w:rFonts w:ascii="Times New Roman" w:hAnsi="Times New Roman" w:cs="Times New Roman"/>
          <w:sz w:val="22"/>
          <w:szCs w:val="22"/>
        </w:rPr>
        <w:t>where my career was headed</w:t>
      </w:r>
      <w:r w:rsidR="00012643">
        <w:rPr>
          <w:rFonts w:ascii="Times New Roman" w:hAnsi="Times New Roman" w:cs="Times New Roman"/>
          <w:sz w:val="22"/>
          <w:szCs w:val="22"/>
        </w:rPr>
        <w:t xml:space="preserve">, the idea of building an algorithm to trade in the stock market appealed to my </w:t>
      </w:r>
      <w:ins w:id="0" w:author="Max Zweig" w:date="2025-11-12T22:24:00Z" w16du:dateUtc="2025-11-13T04:24:00Z">
        <w:r w:rsidR="00D51731">
          <w:rPr>
            <w:rFonts w:ascii="Times New Roman" w:hAnsi="Times New Roman" w:cs="Times New Roman"/>
            <w:sz w:val="22"/>
            <w:szCs w:val="22"/>
          </w:rPr>
          <w:t>sense of independence</w:t>
        </w:r>
      </w:ins>
      <w:ins w:id="1" w:author="Max Zweig" w:date="2025-11-12T22:23:00Z" w16du:dateUtc="2025-11-13T04:23:00Z">
        <w:r w:rsidR="007838DB">
          <w:rPr>
            <w:rFonts w:ascii="Times New Roman" w:hAnsi="Times New Roman" w:cs="Times New Roman"/>
            <w:sz w:val="22"/>
            <w:szCs w:val="22"/>
          </w:rPr>
          <w:t xml:space="preserve"> and</w:t>
        </w:r>
      </w:ins>
      <w:ins w:id="2" w:author="Max Zweig" w:date="2025-11-12T22:24:00Z" w16du:dateUtc="2025-11-13T04:24:00Z">
        <w:r w:rsidR="0000344D">
          <w:rPr>
            <w:rFonts w:ascii="Times New Roman" w:hAnsi="Times New Roman" w:cs="Times New Roman"/>
            <w:sz w:val="22"/>
            <w:szCs w:val="22"/>
          </w:rPr>
          <w:t xml:space="preserve"> my</w:t>
        </w:r>
      </w:ins>
      <w:ins w:id="3" w:author="Max Zweig" w:date="2025-11-12T22:23:00Z" w16du:dateUtc="2025-11-13T04:23:00Z">
        <w:r w:rsidR="007838DB">
          <w:rPr>
            <w:rFonts w:ascii="Times New Roman" w:hAnsi="Times New Roman" w:cs="Times New Roman"/>
            <w:sz w:val="22"/>
            <w:szCs w:val="22"/>
          </w:rPr>
          <w:t xml:space="preserve"> </w:t>
        </w:r>
      </w:ins>
      <w:r w:rsidR="00012643">
        <w:rPr>
          <w:rFonts w:ascii="Times New Roman" w:hAnsi="Times New Roman" w:cs="Times New Roman"/>
          <w:sz w:val="22"/>
          <w:szCs w:val="22"/>
        </w:rPr>
        <w:t>latent entrepreneurial tendencie</w:t>
      </w:r>
      <w:r w:rsidR="00795945">
        <w:rPr>
          <w:rFonts w:ascii="Times New Roman" w:hAnsi="Times New Roman" w:cs="Times New Roman"/>
          <w:sz w:val="22"/>
          <w:szCs w:val="22"/>
        </w:rPr>
        <w:t>s</w:t>
      </w:r>
      <w:r w:rsidR="00E94BA3">
        <w:rPr>
          <w:rFonts w:ascii="Times New Roman" w:hAnsi="Times New Roman" w:cs="Times New Roman"/>
          <w:sz w:val="22"/>
          <w:szCs w:val="22"/>
        </w:rPr>
        <w:t>.</w:t>
      </w:r>
      <w:r w:rsidR="00795945">
        <w:rPr>
          <w:rFonts w:ascii="Times New Roman" w:hAnsi="Times New Roman" w:cs="Times New Roman"/>
          <w:sz w:val="22"/>
          <w:szCs w:val="22"/>
        </w:rPr>
        <w:t xml:space="preserve"> </w:t>
      </w:r>
      <w:r w:rsidR="00FB3B56">
        <w:rPr>
          <w:rFonts w:ascii="Times New Roman" w:hAnsi="Times New Roman" w:cs="Times New Roman"/>
          <w:sz w:val="22"/>
          <w:szCs w:val="22"/>
        </w:rPr>
        <w:t xml:space="preserve">I gathered a group of </w:t>
      </w:r>
      <w:r w:rsidR="00631993">
        <w:rPr>
          <w:rFonts w:ascii="Times New Roman" w:hAnsi="Times New Roman" w:cs="Times New Roman"/>
          <w:sz w:val="22"/>
          <w:szCs w:val="22"/>
        </w:rPr>
        <w:t>ten students together from CQF</w:t>
      </w:r>
      <w:r w:rsidR="004B7E18">
        <w:rPr>
          <w:rFonts w:ascii="Times New Roman" w:hAnsi="Times New Roman" w:cs="Times New Roman"/>
          <w:sz w:val="22"/>
          <w:szCs w:val="22"/>
        </w:rPr>
        <w:t xml:space="preserve">, opened an LLC, </w:t>
      </w:r>
      <w:r w:rsidR="001A163F">
        <w:rPr>
          <w:rFonts w:ascii="Times New Roman" w:hAnsi="Times New Roman" w:cs="Times New Roman"/>
          <w:sz w:val="22"/>
          <w:szCs w:val="22"/>
        </w:rPr>
        <w:t xml:space="preserve">and </w:t>
      </w:r>
      <w:r w:rsidR="006522C1">
        <w:rPr>
          <w:rFonts w:ascii="Times New Roman" w:hAnsi="Times New Roman" w:cs="Times New Roman"/>
          <w:sz w:val="22"/>
          <w:szCs w:val="22"/>
        </w:rPr>
        <w:t xml:space="preserve">began </w:t>
      </w:r>
      <w:r w:rsidR="00647F75">
        <w:rPr>
          <w:rFonts w:ascii="Times New Roman" w:hAnsi="Times New Roman" w:cs="Times New Roman"/>
          <w:sz w:val="22"/>
          <w:szCs w:val="22"/>
        </w:rPr>
        <w:t>a</w:t>
      </w:r>
      <w:r w:rsidR="00A643E8">
        <w:rPr>
          <w:rFonts w:ascii="Times New Roman" w:hAnsi="Times New Roman" w:cs="Times New Roman"/>
          <w:sz w:val="22"/>
          <w:szCs w:val="22"/>
        </w:rPr>
        <w:t xml:space="preserve"> </w:t>
      </w:r>
      <w:r w:rsidR="006522C1">
        <w:rPr>
          <w:rFonts w:ascii="Times New Roman" w:hAnsi="Times New Roman" w:cs="Times New Roman"/>
          <w:sz w:val="22"/>
          <w:szCs w:val="22"/>
        </w:rPr>
        <w:t xml:space="preserve">quest to build a market-making algorithm. </w:t>
      </w:r>
      <w:r w:rsidR="0014468C">
        <w:rPr>
          <w:rFonts w:ascii="Times New Roman" w:hAnsi="Times New Roman" w:cs="Times New Roman"/>
          <w:sz w:val="22"/>
          <w:szCs w:val="22"/>
        </w:rPr>
        <w:t>However, my LLC quickly turned into a research group</w:t>
      </w:r>
      <w:r w:rsidR="001B595A">
        <w:rPr>
          <w:rFonts w:ascii="Times New Roman" w:hAnsi="Times New Roman" w:cs="Times New Roman"/>
          <w:sz w:val="22"/>
          <w:szCs w:val="22"/>
        </w:rPr>
        <w:t>:</w:t>
      </w:r>
      <w:r w:rsidR="000D5F4A">
        <w:rPr>
          <w:rFonts w:ascii="Times New Roman" w:hAnsi="Times New Roman" w:cs="Times New Roman"/>
          <w:sz w:val="22"/>
          <w:szCs w:val="22"/>
        </w:rPr>
        <w:t xml:space="preserve"> </w:t>
      </w:r>
      <w:r w:rsidR="008D5757">
        <w:rPr>
          <w:rFonts w:ascii="Times New Roman" w:hAnsi="Times New Roman" w:cs="Times New Roman"/>
          <w:sz w:val="22"/>
          <w:szCs w:val="22"/>
        </w:rPr>
        <w:t xml:space="preserve">over the course of a </w:t>
      </w:r>
      <w:del w:id="4" w:author="Max Zweig" w:date="2025-11-12T22:24:00Z" w16du:dateUtc="2025-11-13T04:24:00Z">
        <w:r w:rsidR="008D5757" w:rsidDel="002734D5">
          <w:rPr>
            <w:rFonts w:ascii="Times New Roman" w:hAnsi="Times New Roman" w:cs="Times New Roman"/>
            <w:sz w:val="22"/>
            <w:szCs w:val="22"/>
          </w:rPr>
          <w:delText>year</w:delText>
        </w:r>
      </w:del>
      <w:ins w:id="5" w:author="Max Zweig" w:date="2025-11-12T22:24:00Z" w16du:dateUtc="2025-11-13T04:24:00Z">
        <w:r w:rsidR="002734D5">
          <w:rPr>
            <w:rFonts w:ascii="Times New Roman" w:hAnsi="Times New Roman" w:cs="Times New Roman"/>
            <w:sz w:val="22"/>
            <w:szCs w:val="22"/>
          </w:rPr>
          <w:t>year,</w:t>
        </w:r>
      </w:ins>
      <w:r w:rsidR="008D5757">
        <w:rPr>
          <w:rFonts w:ascii="Times New Roman" w:hAnsi="Times New Roman" w:cs="Times New Roman"/>
          <w:sz w:val="22"/>
          <w:szCs w:val="22"/>
        </w:rPr>
        <w:t xml:space="preserve"> </w:t>
      </w:r>
      <w:r w:rsidR="000D5F4A">
        <w:rPr>
          <w:rFonts w:ascii="Times New Roman" w:hAnsi="Times New Roman" w:cs="Times New Roman"/>
          <w:sz w:val="22"/>
          <w:szCs w:val="22"/>
        </w:rPr>
        <w:t xml:space="preserve">I </w:t>
      </w:r>
      <w:r w:rsidR="005E10C1">
        <w:rPr>
          <w:rFonts w:ascii="Times New Roman" w:hAnsi="Times New Roman" w:cs="Times New Roman"/>
          <w:sz w:val="22"/>
          <w:szCs w:val="22"/>
        </w:rPr>
        <w:t>read</w:t>
      </w:r>
      <w:r w:rsidR="00660659">
        <w:rPr>
          <w:rFonts w:ascii="Times New Roman" w:hAnsi="Times New Roman" w:cs="Times New Roman"/>
          <w:sz w:val="22"/>
          <w:szCs w:val="22"/>
        </w:rPr>
        <w:t xml:space="preserve"> paper after paper </w:t>
      </w:r>
      <w:r w:rsidR="00BD1723">
        <w:rPr>
          <w:rFonts w:ascii="Times New Roman" w:hAnsi="Times New Roman" w:cs="Times New Roman"/>
          <w:sz w:val="22"/>
          <w:szCs w:val="22"/>
        </w:rPr>
        <w:t xml:space="preserve">on </w:t>
      </w:r>
      <w:r w:rsidR="00147E88">
        <w:rPr>
          <w:rFonts w:ascii="Times New Roman" w:hAnsi="Times New Roman" w:cs="Times New Roman"/>
          <w:sz w:val="22"/>
          <w:szCs w:val="22"/>
        </w:rPr>
        <w:t xml:space="preserve">market making, </w:t>
      </w:r>
      <w:r w:rsidR="00BD1723">
        <w:rPr>
          <w:rFonts w:ascii="Times New Roman" w:hAnsi="Times New Roman" w:cs="Times New Roman"/>
          <w:sz w:val="22"/>
          <w:szCs w:val="22"/>
        </w:rPr>
        <w:t>probability</w:t>
      </w:r>
      <w:r w:rsidR="00D07E46">
        <w:rPr>
          <w:rFonts w:ascii="Times New Roman" w:hAnsi="Times New Roman" w:cs="Times New Roman"/>
          <w:sz w:val="22"/>
          <w:szCs w:val="22"/>
        </w:rPr>
        <w:t xml:space="preserve">, </w:t>
      </w:r>
      <w:r w:rsidR="00D26B25">
        <w:rPr>
          <w:rFonts w:ascii="Times New Roman" w:hAnsi="Times New Roman" w:cs="Times New Roman"/>
          <w:sz w:val="22"/>
          <w:szCs w:val="22"/>
        </w:rPr>
        <w:t xml:space="preserve">and </w:t>
      </w:r>
      <w:r w:rsidR="00BD1723">
        <w:rPr>
          <w:rFonts w:ascii="Times New Roman" w:hAnsi="Times New Roman" w:cs="Times New Roman"/>
          <w:sz w:val="22"/>
          <w:szCs w:val="22"/>
        </w:rPr>
        <w:t>stochastic processes</w:t>
      </w:r>
      <w:r w:rsidR="00147E88">
        <w:rPr>
          <w:rFonts w:ascii="Times New Roman" w:hAnsi="Times New Roman" w:cs="Times New Roman"/>
          <w:sz w:val="22"/>
          <w:szCs w:val="22"/>
        </w:rPr>
        <w:t>,</w:t>
      </w:r>
      <w:r w:rsidR="00660659">
        <w:rPr>
          <w:rFonts w:ascii="Times New Roman" w:hAnsi="Times New Roman" w:cs="Times New Roman"/>
          <w:sz w:val="22"/>
          <w:szCs w:val="22"/>
        </w:rPr>
        <w:t xml:space="preserve"> </w:t>
      </w:r>
      <w:r w:rsidR="00AE1FD4">
        <w:rPr>
          <w:rFonts w:ascii="Times New Roman" w:hAnsi="Times New Roman" w:cs="Times New Roman"/>
          <w:sz w:val="22"/>
          <w:szCs w:val="22"/>
        </w:rPr>
        <w:t>and</w:t>
      </w:r>
      <w:r w:rsidR="00FB098B">
        <w:rPr>
          <w:rFonts w:ascii="Times New Roman" w:hAnsi="Times New Roman" w:cs="Times New Roman"/>
          <w:sz w:val="22"/>
          <w:szCs w:val="22"/>
        </w:rPr>
        <w:t xml:space="preserve"> </w:t>
      </w:r>
      <w:r w:rsidR="00FE5EF2">
        <w:rPr>
          <w:rFonts w:ascii="Times New Roman" w:hAnsi="Times New Roman" w:cs="Times New Roman"/>
          <w:sz w:val="22"/>
          <w:szCs w:val="22"/>
        </w:rPr>
        <w:t xml:space="preserve">worked with the students that I had recruited </w:t>
      </w:r>
      <w:r w:rsidR="00700556">
        <w:rPr>
          <w:rFonts w:ascii="Times New Roman" w:hAnsi="Times New Roman" w:cs="Times New Roman"/>
          <w:sz w:val="22"/>
          <w:szCs w:val="22"/>
        </w:rPr>
        <w:t xml:space="preserve">to </w:t>
      </w:r>
      <w:r w:rsidR="00107473">
        <w:rPr>
          <w:rFonts w:ascii="Times New Roman" w:hAnsi="Times New Roman" w:cs="Times New Roman"/>
          <w:sz w:val="22"/>
          <w:szCs w:val="22"/>
        </w:rPr>
        <w:t>replicate</w:t>
      </w:r>
      <w:r w:rsidR="00700556">
        <w:rPr>
          <w:rFonts w:ascii="Times New Roman" w:hAnsi="Times New Roman" w:cs="Times New Roman"/>
          <w:sz w:val="22"/>
          <w:szCs w:val="22"/>
        </w:rPr>
        <w:t xml:space="preserve"> the papers</w:t>
      </w:r>
      <w:r w:rsidR="009F1BE4">
        <w:rPr>
          <w:rFonts w:ascii="Times New Roman" w:hAnsi="Times New Roman" w:cs="Times New Roman"/>
          <w:sz w:val="22"/>
          <w:szCs w:val="22"/>
        </w:rPr>
        <w:t>.</w:t>
      </w:r>
      <w:r w:rsidR="004B2BB6">
        <w:rPr>
          <w:rFonts w:ascii="Times New Roman" w:hAnsi="Times New Roman" w:cs="Times New Roman"/>
          <w:sz w:val="22"/>
          <w:szCs w:val="22"/>
        </w:rPr>
        <w:t xml:space="preserve"> </w:t>
      </w:r>
      <w:r w:rsidR="00F65F1A">
        <w:rPr>
          <w:rFonts w:ascii="Times New Roman" w:hAnsi="Times New Roman" w:cs="Times New Roman"/>
          <w:sz w:val="22"/>
          <w:szCs w:val="22"/>
        </w:rPr>
        <w:t xml:space="preserve">By the end of my sophomore </w:t>
      </w:r>
      <w:r w:rsidR="003423A4">
        <w:rPr>
          <w:rFonts w:ascii="Times New Roman" w:hAnsi="Times New Roman" w:cs="Times New Roman"/>
          <w:sz w:val="22"/>
          <w:szCs w:val="22"/>
        </w:rPr>
        <w:t>year,</w:t>
      </w:r>
      <w:r w:rsidR="00B51B77">
        <w:rPr>
          <w:rFonts w:ascii="Times New Roman" w:hAnsi="Times New Roman" w:cs="Times New Roman"/>
          <w:sz w:val="22"/>
          <w:szCs w:val="22"/>
        </w:rPr>
        <w:t xml:space="preserve"> </w:t>
      </w:r>
      <w:r w:rsidR="00D71492">
        <w:rPr>
          <w:rFonts w:ascii="Times New Roman" w:hAnsi="Times New Roman" w:cs="Times New Roman"/>
          <w:sz w:val="22"/>
          <w:szCs w:val="22"/>
        </w:rPr>
        <w:t xml:space="preserve">we </w:t>
      </w:r>
      <w:r w:rsidR="00A56E88">
        <w:rPr>
          <w:rFonts w:ascii="Times New Roman" w:hAnsi="Times New Roman" w:cs="Times New Roman"/>
          <w:sz w:val="22"/>
          <w:szCs w:val="22"/>
        </w:rPr>
        <w:t xml:space="preserve">had </w:t>
      </w:r>
      <w:r w:rsidR="00BE3E0B">
        <w:rPr>
          <w:rFonts w:ascii="Times New Roman" w:hAnsi="Times New Roman" w:cs="Times New Roman"/>
          <w:sz w:val="22"/>
          <w:szCs w:val="22"/>
        </w:rPr>
        <w:t xml:space="preserve">built a working calibrator for the </w:t>
      </w:r>
      <w:r w:rsidR="004F3891">
        <w:rPr>
          <w:rFonts w:ascii="Times New Roman" w:hAnsi="Times New Roman" w:cs="Times New Roman"/>
          <w:sz w:val="22"/>
          <w:szCs w:val="22"/>
        </w:rPr>
        <w:t>algorithm but</w:t>
      </w:r>
      <w:r w:rsidR="00BE3E0B">
        <w:rPr>
          <w:rFonts w:ascii="Times New Roman" w:hAnsi="Times New Roman" w:cs="Times New Roman"/>
          <w:sz w:val="22"/>
          <w:szCs w:val="22"/>
        </w:rPr>
        <w:t xml:space="preserve"> </w:t>
      </w:r>
      <w:r w:rsidR="00D71492">
        <w:rPr>
          <w:rFonts w:ascii="Times New Roman" w:hAnsi="Times New Roman" w:cs="Times New Roman"/>
          <w:sz w:val="22"/>
          <w:szCs w:val="22"/>
        </w:rPr>
        <w:t xml:space="preserve">never got around to </w:t>
      </w:r>
      <w:r w:rsidR="003759AB">
        <w:rPr>
          <w:rFonts w:ascii="Times New Roman" w:hAnsi="Times New Roman" w:cs="Times New Roman"/>
          <w:sz w:val="22"/>
          <w:szCs w:val="22"/>
        </w:rPr>
        <w:t xml:space="preserve">real-time </w:t>
      </w:r>
      <w:r w:rsidR="00D71492">
        <w:rPr>
          <w:rFonts w:ascii="Times New Roman" w:hAnsi="Times New Roman" w:cs="Times New Roman"/>
          <w:sz w:val="22"/>
          <w:szCs w:val="22"/>
        </w:rPr>
        <w:t>trading</w:t>
      </w:r>
      <w:r w:rsidR="00EE170C">
        <w:rPr>
          <w:rFonts w:ascii="Times New Roman" w:hAnsi="Times New Roman" w:cs="Times New Roman"/>
          <w:sz w:val="22"/>
          <w:szCs w:val="22"/>
        </w:rPr>
        <w:t>:</w:t>
      </w:r>
      <w:r w:rsidR="00145E68">
        <w:rPr>
          <w:rFonts w:ascii="Times New Roman" w:hAnsi="Times New Roman" w:cs="Times New Roman"/>
          <w:sz w:val="22"/>
          <w:szCs w:val="22"/>
        </w:rPr>
        <w:t xml:space="preserve"> I realized that my </w:t>
      </w:r>
      <w:r w:rsidR="005D58AF">
        <w:rPr>
          <w:rFonts w:ascii="Times New Roman" w:hAnsi="Times New Roman" w:cs="Times New Roman"/>
          <w:sz w:val="22"/>
          <w:szCs w:val="22"/>
        </w:rPr>
        <w:t xml:space="preserve">year-long </w:t>
      </w:r>
      <w:r w:rsidR="00145E68">
        <w:rPr>
          <w:rFonts w:ascii="Times New Roman" w:hAnsi="Times New Roman" w:cs="Times New Roman"/>
          <w:sz w:val="22"/>
          <w:szCs w:val="22"/>
        </w:rPr>
        <w:t xml:space="preserve">obsession with </w:t>
      </w:r>
      <w:r w:rsidR="009F4ACD">
        <w:rPr>
          <w:rFonts w:ascii="Times New Roman" w:hAnsi="Times New Roman" w:cs="Times New Roman"/>
          <w:sz w:val="22"/>
          <w:szCs w:val="22"/>
        </w:rPr>
        <w:t>building a fully-</w:t>
      </w:r>
      <w:r w:rsidR="0081599A">
        <w:rPr>
          <w:rFonts w:ascii="Times New Roman" w:hAnsi="Times New Roman" w:cs="Times New Roman"/>
          <w:sz w:val="22"/>
          <w:szCs w:val="22"/>
        </w:rPr>
        <w:t>fledged</w:t>
      </w:r>
      <w:r w:rsidR="009F4ACD">
        <w:rPr>
          <w:rFonts w:ascii="Times New Roman" w:hAnsi="Times New Roman" w:cs="Times New Roman"/>
          <w:sz w:val="22"/>
          <w:szCs w:val="22"/>
        </w:rPr>
        <w:t xml:space="preserve"> market-making algorithm</w:t>
      </w:r>
      <w:r w:rsidR="00960EAB">
        <w:rPr>
          <w:rFonts w:ascii="Times New Roman" w:hAnsi="Times New Roman" w:cs="Times New Roman"/>
          <w:sz w:val="22"/>
          <w:szCs w:val="22"/>
        </w:rPr>
        <w:t xml:space="preserve"> </w:t>
      </w:r>
      <w:r w:rsidR="00F85DA6">
        <w:rPr>
          <w:rFonts w:ascii="Times New Roman" w:hAnsi="Times New Roman" w:cs="Times New Roman"/>
          <w:sz w:val="22"/>
          <w:szCs w:val="22"/>
        </w:rPr>
        <w:t>was lofty</w:t>
      </w:r>
      <w:r w:rsidR="0064408B">
        <w:rPr>
          <w:rFonts w:ascii="Times New Roman" w:hAnsi="Times New Roman" w:cs="Times New Roman"/>
          <w:sz w:val="22"/>
          <w:szCs w:val="22"/>
        </w:rPr>
        <w:t xml:space="preserve">, and </w:t>
      </w:r>
      <w:r w:rsidR="001429ED">
        <w:rPr>
          <w:rFonts w:ascii="Times New Roman" w:hAnsi="Times New Roman" w:cs="Times New Roman"/>
          <w:sz w:val="22"/>
          <w:szCs w:val="22"/>
        </w:rPr>
        <w:t xml:space="preserve">I could only ask so much of the other students </w:t>
      </w:r>
      <w:r w:rsidR="001308CF">
        <w:rPr>
          <w:rFonts w:ascii="Times New Roman" w:hAnsi="Times New Roman" w:cs="Times New Roman"/>
          <w:sz w:val="22"/>
          <w:szCs w:val="22"/>
        </w:rPr>
        <w:t xml:space="preserve">because they </w:t>
      </w:r>
      <w:r w:rsidR="00D82840">
        <w:rPr>
          <w:rFonts w:ascii="Times New Roman" w:hAnsi="Times New Roman" w:cs="Times New Roman"/>
          <w:sz w:val="22"/>
          <w:szCs w:val="22"/>
        </w:rPr>
        <w:t>were busy with classes too</w:t>
      </w:r>
      <w:r w:rsidR="002E186B">
        <w:rPr>
          <w:rFonts w:ascii="Times New Roman" w:hAnsi="Times New Roman" w:cs="Times New Roman"/>
          <w:sz w:val="22"/>
          <w:szCs w:val="22"/>
        </w:rPr>
        <w:t xml:space="preserve">. </w:t>
      </w:r>
    </w:p>
    <w:p w14:paraId="297278CC" w14:textId="4B51FDEE" w:rsidR="00EA1542" w:rsidRDefault="00826FA2" w:rsidP="00A84BB1">
      <w:pPr>
        <w:spacing w:line="240" w:lineRule="auto"/>
        <w:ind w:firstLine="720"/>
        <w:rPr>
          <w:rFonts w:ascii="Times New Roman" w:hAnsi="Times New Roman" w:cs="Times New Roman"/>
          <w:sz w:val="22"/>
          <w:szCs w:val="22"/>
        </w:rPr>
      </w:pPr>
      <w:r>
        <w:rPr>
          <w:rFonts w:ascii="Times New Roman" w:hAnsi="Times New Roman" w:cs="Times New Roman"/>
          <w:sz w:val="22"/>
          <w:szCs w:val="22"/>
        </w:rPr>
        <w:t>R</w:t>
      </w:r>
      <w:r w:rsidR="00C937FE">
        <w:rPr>
          <w:rFonts w:ascii="Times New Roman" w:hAnsi="Times New Roman" w:cs="Times New Roman"/>
          <w:sz w:val="22"/>
          <w:szCs w:val="22"/>
        </w:rPr>
        <w:t>eflecting on</w:t>
      </w:r>
      <w:r w:rsidR="00F22D46">
        <w:rPr>
          <w:rFonts w:ascii="Times New Roman" w:hAnsi="Times New Roman" w:cs="Times New Roman"/>
          <w:sz w:val="22"/>
          <w:szCs w:val="22"/>
        </w:rPr>
        <w:t xml:space="preserve"> my </w:t>
      </w:r>
      <w:del w:id="6" w:author="Max Zweig" w:date="2025-11-12T10:17:00Z" w16du:dateUtc="2025-11-12T16:17:00Z">
        <w:r w:rsidR="00F22D46" w:rsidDel="00E44EB1">
          <w:rPr>
            <w:rFonts w:ascii="Times New Roman" w:hAnsi="Times New Roman" w:cs="Times New Roman"/>
            <w:sz w:val="22"/>
            <w:szCs w:val="22"/>
          </w:rPr>
          <w:delText xml:space="preserve">short </w:delText>
        </w:r>
      </w:del>
      <w:r w:rsidR="00F22D46">
        <w:rPr>
          <w:rFonts w:ascii="Times New Roman" w:hAnsi="Times New Roman" w:cs="Times New Roman"/>
          <w:sz w:val="22"/>
          <w:szCs w:val="22"/>
        </w:rPr>
        <w:t>stint as a trader</w:t>
      </w:r>
      <w:r w:rsidR="00D97E44">
        <w:rPr>
          <w:rFonts w:ascii="Times New Roman" w:hAnsi="Times New Roman" w:cs="Times New Roman"/>
          <w:sz w:val="22"/>
          <w:szCs w:val="22"/>
        </w:rPr>
        <w:t xml:space="preserve">, </w:t>
      </w:r>
      <w:r w:rsidR="00CB632E">
        <w:rPr>
          <w:rFonts w:ascii="Times New Roman" w:hAnsi="Times New Roman" w:cs="Times New Roman"/>
          <w:sz w:val="22"/>
          <w:szCs w:val="22"/>
        </w:rPr>
        <w:t>I</w:t>
      </w:r>
      <w:r w:rsidR="00AC3D80">
        <w:rPr>
          <w:rFonts w:ascii="Times New Roman" w:hAnsi="Times New Roman" w:cs="Times New Roman"/>
          <w:sz w:val="22"/>
          <w:szCs w:val="22"/>
        </w:rPr>
        <w:t xml:space="preserve"> realized that the process </w:t>
      </w:r>
      <w:r w:rsidR="00146E6E">
        <w:rPr>
          <w:rFonts w:ascii="Times New Roman" w:hAnsi="Times New Roman" w:cs="Times New Roman"/>
          <w:sz w:val="22"/>
          <w:szCs w:val="22"/>
        </w:rPr>
        <w:t xml:space="preserve">of </w:t>
      </w:r>
      <w:r w:rsidR="00AC3D80">
        <w:rPr>
          <w:rFonts w:ascii="Times New Roman" w:hAnsi="Times New Roman" w:cs="Times New Roman"/>
          <w:sz w:val="22"/>
          <w:szCs w:val="22"/>
        </w:rPr>
        <w:t>build</w:t>
      </w:r>
      <w:r w:rsidR="00146E6E">
        <w:rPr>
          <w:rFonts w:ascii="Times New Roman" w:hAnsi="Times New Roman" w:cs="Times New Roman"/>
          <w:sz w:val="22"/>
          <w:szCs w:val="22"/>
        </w:rPr>
        <w:t>ing</w:t>
      </w:r>
      <w:r w:rsidR="00AC3D80">
        <w:rPr>
          <w:rFonts w:ascii="Times New Roman" w:hAnsi="Times New Roman" w:cs="Times New Roman"/>
          <w:sz w:val="22"/>
          <w:szCs w:val="22"/>
        </w:rPr>
        <w:t xml:space="preserve"> my model was academic research, and </w:t>
      </w:r>
      <w:r w:rsidR="00CB632E">
        <w:rPr>
          <w:rFonts w:ascii="Times New Roman" w:hAnsi="Times New Roman" w:cs="Times New Roman"/>
          <w:sz w:val="22"/>
          <w:szCs w:val="22"/>
        </w:rPr>
        <w:t xml:space="preserve">that </w:t>
      </w:r>
      <w:ins w:id="7" w:author="Max Zweig" w:date="2025-11-12T22:25:00Z" w16du:dateUtc="2025-11-13T04:25:00Z">
        <w:r w:rsidR="00B70CC0">
          <w:rPr>
            <w:rFonts w:ascii="Times New Roman" w:hAnsi="Times New Roman" w:cs="Times New Roman"/>
            <w:sz w:val="22"/>
            <w:szCs w:val="22"/>
          </w:rPr>
          <w:t xml:space="preserve">the </w:t>
        </w:r>
      </w:ins>
      <w:r w:rsidR="0018709B">
        <w:rPr>
          <w:rFonts w:ascii="Times New Roman" w:hAnsi="Times New Roman" w:cs="Times New Roman"/>
          <w:sz w:val="22"/>
          <w:szCs w:val="22"/>
        </w:rPr>
        <w:t xml:space="preserve">research </w:t>
      </w:r>
      <w:del w:id="8" w:author="Max Zweig" w:date="2025-11-12T22:25:00Z" w16du:dateUtc="2025-11-13T04:25:00Z">
        <w:r w:rsidR="00BE0D3C" w:rsidDel="00CB4F77">
          <w:rPr>
            <w:rFonts w:ascii="Times New Roman" w:hAnsi="Times New Roman" w:cs="Times New Roman"/>
            <w:sz w:val="22"/>
            <w:szCs w:val="22"/>
          </w:rPr>
          <w:delText xml:space="preserve">sparked </w:delText>
        </w:r>
        <w:r w:rsidR="00EB20CD" w:rsidDel="00CB4F77">
          <w:rPr>
            <w:rFonts w:ascii="Times New Roman" w:hAnsi="Times New Roman" w:cs="Times New Roman"/>
            <w:sz w:val="22"/>
            <w:szCs w:val="22"/>
          </w:rPr>
          <w:delText xml:space="preserve">an </w:delText>
        </w:r>
        <w:r w:rsidR="00A9488D" w:rsidDel="00CB4F77">
          <w:rPr>
            <w:rFonts w:ascii="Times New Roman" w:hAnsi="Times New Roman" w:cs="Times New Roman"/>
            <w:sz w:val="22"/>
            <w:szCs w:val="22"/>
          </w:rPr>
          <w:delText>ambitious</w:delText>
        </w:r>
      </w:del>
      <w:ins w:id="9" w:author="Max Zweig" w:date="2025-11-12T22:25:00Z" w16du:dateUtc="2025-11-13T04:25:00Z">
        <w:r w:rsidR="00CB4F77">
          <w:rPr>
            <w:rFonts w:ascii="Times New Roman" w:hAnsi="Times New Roman" w:cs="Times New Roman"/>
            <w:sz w:val="22"/>
            <w:szCs w:val="22"/>
          </w:rPr>
          <w:t>satiated a</w:t>
        </w:r>
      </w:ins>
      <w:ins w:id="10" w:author="Max Zweig" w:date="2025-11-12T22:26:00Z" w16du:dateUtc="2025-11-13T04:26:00Z">
        <w:r w:rsidR="00F87C9B">
          <w:rPr>
            <w:rFonts w:ascii="Times New Roman" w:hAnsi="Times New Roman" w:cs="Times New Roman"/>
            <w:sz w:val="22"/>
            <w:szCs w:val="22"/>
          </w:rPr>
          <w:t xml:space="preserve"> </w:t>
        </w:r>
      </w:ins>
      <w:del w:id="11" w:author="Max Zweig" w:date="2025-11-12T22:25:00Z" w16du:dateUtc="2025-11-13T04:25:00Z">
        <w:r w:rsidR="007976DC" w:rsidDel="00CB4F77">
          <w:rPr>
            <w:rFonts w:ascii="Times New Roman" w:hAnsi="Times New Roman" w:cs="Times New Roman"/>
            <w:sz w:val="22"/>
            <w:szCs w:val="22"/>
          </w:rPr>
          <w:delText>,</w:delText>
        </w:r>
      </w:del>
      <w:del w:id="12" w:author="Max Zweig" w:date="2025-11-12T22:26:00Z" w16du:dateUtc="2025-11-13T04:26:00Z">
        <w:r w:rsidR="00A9488D" w:rsidDel="00F87C9B">
          <w:rPr>
            <w:rFonts w:ascii="Times New Roman" w:hAnsi="Times New Roman" w:cs="Times New Roman"/>
            <w:sz w:val="22"/>
            <w:szCs w:val="22"/>
          </w:rPr>
          <w:delText xml:space="preserve"> </w:delText>
        </w:r>
      </w:del>
      <w:ins w:id="13" w:author="Max Zweig" w:date="2025-11-12T22:26:00Z" w16du:dateUtc="2025-11-13T04:26:00Z">
        <w:r w:rsidR="00C5324B">
          <w:rPr>
            <w:rFonts w:ascii="Times New Roman" w:hAnsi="Times New Roman" w:cs="Times New Roman"/>
            <w:sz w:val="22"/>
            <w:szCs w:val="22"/>
          </w:rPr>
          <w:t>self-motivated</w:t>
        </w:r>
      </w:ins>
      <w:ins w:id="14" w:author="Max Zweig" w:date="2025-11-12T22:25:00Z" w16du:dateUtc="2025-11-13T04:25:00Z">
        <w:r w:rsidR="00C5324B">
          <w:rPr>
            <w:rFonts w:ascii="Times New Roman" w:hAnsi="Times New Roman" w:cs="Times New Roman"/>
            <w:sz w:val="22"/>
            <w:szCs w:val="22"/>
          </w:rPr>
          <w:t xml:space="preserve">, </w:t>
        </w:r>
      </w:ins>
      <w:r w:rsidR="006F5ABF">
        <w:rPr>
          <w:rFonts w:ascii="Times New Roman" w:hAnsi="Times New Roman" w:cs="Times New Roman"/>
          <w:sz w:val="22"/>
          <w:szCs w:val="22"/>
        </w:rPr>
        <w:t>entrepreneurial</w:t>
      </w:r>
      <w:r w:rsidR="007976DC">
        <w:rPr>
          <w:rFonts w:ascii="Times New Roman" w:hAnsi="Times New Roman" w:cs="Times New Roman"/>
          <w:sz w:val="22"/>
          <w:szCs w:val="22"/>
        </w:rPr>
        <w:t>, and</w:t>
      </w:r>
      <w:r w:rsidR="00714A42">
        <w:rPr>
          <w:rFonts w:ascii="Times New Roman" w:hAnsi="Times New Roman" w:cs="Times New Roman"/>
          <w:sz w:val="22"/>
          <w:szCs w:val="22"/>
        </w:rPr>
        <w:t xml:space="preserve"> inquisitive</w:t>
      </w:r>
      <w:r w:rsidR="007976DC">
        <w:rPr>
          <w:rFonts w:ascii="Times New Roman" w:hAnsi="Times New Roman" w:cs="Times New Roman"/>
          <w:sz w:val="22"/>
          <w:szCs w:val="22"/>
        </w:rPr>
        <w:t xml:space="preserve"> </w:t>
      </w:r>
      <w:r w:rsidR="00A9488D">
        <w:rPr>
          <w:rFonts w:ascii="Times New Roman" w:hAnsi="Times New Roman" w:cs="Times New Roman"/>
          <w:sz w:val="22"/>
          <w:szCs w:val="22"/>
        </w:rPr>
        <w:t>spirit</w:t>
      </w:r>
      <w:r w:rsidR="0066276F">
        <w:rPr>
          <w:rFonts w:ascii="Times New Roman" w:hAnsi="Times New Roman" w:cs="Times New Roman"/>
          <w:sz w:val="22"/>
          <w:szCs w:val="22"/>
        </w:rPr>
        <w:t xml:space="preserve"> in me</w:t>
      </w:r>
      <w:r w:rsidR="009F7A6E">
        <w:rPr>
          <w:rFonts w:ascii="Times New Roman" w:hAnsi="Times New Roman" w:cs="Times New Roman"/>
          <w:sz w:val="22"/>
          <w:szCs w:val="22"/>
        </w:rPr>
        <w:t>.</w:t>
      </w:r>
      <w:r w:rsidR="00663F54">
        <w:rPr>
          <w:rFonts w:ascii="Times New Roman" w:hAnsi="Times New Roman" w:cs="Times New Roman"/>
          <w:sz w:val="22"/>
          <w:szCs w:val="22"/>
        </w:rPr>
        <w:t xml:space="preserve"> </w:t>
      </w:r>
      <w:r w:rsidR="00506A8B">
        <w:rPr>
          <w:rFonts w:ascii="Times New Roman" w:hAnsi="Times New Roman" w:cs="Times New Roman"/>
          <w:sz w:val="22"/>
          <w:szCs w:val="22"/>
        </w:rPr>
        <w:t xml:space="preserve">Naturally, I began to look for research opportunities at Cornell: </w:t>
      </w:r>
      <w:r w:rsidR="009C7717">
        <w:rPr>
          <w:rFonts w:ascii="Times New Roman" w:hAnsi="Times New Roman" w:cs="Times New Roman"/>
          <w:sz w:val="22"/>
          <w:szCs w:val="22"/>
        </w:rPr>
        <w:t>Declaring</w:t>
      </w:r>
      <w:r w:rsidR="00515931">
        <w:rPr>
          <w:rFonts w:ascii="Times New Roman" w:hAnsi="Times New Roman" w:cs="Times New Roman"/>
          <w:sz w:val="22"/>
          <w:szCs w:val="22"/>
        </w:rPr>
        <w:t xml:space="preserve"> a math major</w:t>
      </w:r>
      <w:r w:rsidR="004B2359">
        <w:rPr>
          <w:rFonts w:ascii="Times New Roman" w:hAnsi="Times New Roman" w:cs="Times New Roman"/>
          <w:sz w:val="22"/>
          <w:szCs w:val="22"/>
        </w:rPr>
        <w:t>,</w:t>
      </w:r>
      <w:r w:rsidR="00280DFA">
        <w:rPr>
          <w:rFonts w:ascii="Times New Roman" w:hAnsi="Times New Roman" w:cs="Times New Roman"/>
          <w:sz w:val="22"/>
          <w:szCs w:val="22"/>
        </w:rPr>
        <w:t xml:space="preserve"> </w:t>
      </w:r>
      <w:r w:rsidR="00865B91">
        <w:rPr>
          <w:rFonts w:ascii="Times New Roman" w:hAnsi="Times New Roman" w:cs="Times New Roman"/>
          <w:sz w:val="22"/>
          <w:szCs w:val="22"/>
        </w:rPr>
        <w:t>I</w:t>
      </w:r>
      <w:r w:rsidR="00515931">
        <w:rPr>
          <w:rFonts w:ascii="Times New Roman" w:hAnsi="Times New Roman" w:cs="Times New Roman"/>
          <w:sz w:val="22"/>
          <w:szCs w:val="22"/>
        </w:rPr>
        <w:t xml:space="preserve"> </w:t>
      </w:r>
      <w:r w:rsidR="00EA1542">
        <w:rPr>
          <w:rFonts w:ascii="Times New Roman" w:hAnsi="Times New Roman" w:cs="Times New Roman"/>
          <w:sz w:val="22"/>
          <w:szCs w:val="22"/>
        </w:rPr>
        <w:t xml:space="preserve">cold emailed </w:t>
      </w:r>
      <w:r w:rsidR="00AB2E40">
        <w:rPr>
          <w:rFonts w:ascii="Times New Roman" w:hAnsi="Times New Roman" w:cs="Times New Roman"/>
          <w:sz w:val="22"/>
          <w:szCs w:val="22"/>
        </w:rPr>
        <w:t xml:space="preserve">professors </w:t>
      </w:r>
      <w:r w:rsidR="00D94502">
        <w:rPr>
          <w:rFonts w:ascii="Times New Roman" w:hAnsi="Times New Roman" w:cs="Times New Roman"/>
          <w:sz w:val="22"/>
          <w:szCs w:val="22"/>
        </w:rPr>
        <w:t>and grad</w:t>
      </w:r>
      <w:ins w:id="15" w:author="Max Zweig" w:date="2025-11-12T22:26:00Z" w16du:dateUtc="2025-11-13T04:26:00Z">
        <w:r w:rsidR="00801AC2">
          <w:rPr>
            <w:rFonts w:ascii="Times New Roman" w:hAnsi="Times New Roman" w:cs="Times New Roman"/>
            <w:sz w:val="22"/>
            <w:szCs w:val="22"/>
          </w:rPr>
          <w:t>uate</w:t>
        </w:r>
      </w:ins>
      <w:r w:rsidR="00D94502">
        <w:rPr>
          <w:rFonts w:ascii="Times New Roman" w:hAnsi="Times New Roman" w:cs="Times New Roman"/>
          <w:sz w:val="22"/>
          <w:szCs w:val="22"/>
        </w:rPr>
        <w:t xml:space="preserve"> students</w:t>
      </w:r>
      <w:r w:rsidR="00674414">
        <w:rPr>
          <w:rFonts w:ascii="Times New Roman" w:hAnsi="Times New Roman" w:cs="Times New Roman"/>
          <w:sz w:val="22"/>
          <w:szCs w:val="22"/>
        </w:rPr>
        <w:t xml:space="preserve"> until I</w:t>
      </w:r>
      <w:r w:rsidR="00805CBB">
        <w:rPr>
          <w:rFonts w:ascii="Times New Roman" w:hAnsi="Times New Roman" w:cs="Times New Roman"/>
          <w:sz w:val="22"/>
          <w:szCs w:val="22"/>
        </w:rPr>
        <w:t xml:space="preserve"> met</w:t>
      </w:r>
      <w:r w:rsidR="003C2259">
        <w:rPr>
          <w:rFonts w:ascii="Times New Roman" w:hAnsi="Times New Roman" w:cs="Times New Roman"/>
          <w:sz w:val="22"/>
          <w:szCs w:val="22"/>
        </w:rPr>
        <w:t xml:space="preserve"> </w:t>
      </w:r>
      <w:r w:rsidR="004142A5">
        <w:rPr>
          <w:rFonts w:ascii="Times New Roman" w:hAnsi="Times New Roman" w:cs="Times New Roman"/>
          <w:sz w:val="22"/>
          <w:szCs w:val="22"/>
        </w:rPr>
        <w:t xml:space="preserve">Dr. Jackson Kulik and Dr. Dmitry Savransky </w:t>
      </w:r>
      <w:r w:rsidR="0093011E">
        <w:rPr>
          <w:rFonts w:ascii="Times New Roman" w:hAnsi="Times New Roman" w:cs="Times New Roman"/>
          <w:sz w:val="22"/>
          <w:szCs w:val="22"/>
        </w:rPr>
        <w:t>of SIOS Lab</w:t>
      </w:r>
      <w:r w:rsidR="00996372">
        <w:rPr>
          <w:rFonts w:ascii="Times New Roman" w:hAnsi="Times New Roman" w:cs="Times New Roman"/>
          <w:sz w:val="22"/>
          <w:szCs w:val="22"/>
        </w:rPr>
        <w:t xml:space="preserve">. Jackson told me that </w:t>
      </w:r>
      <w:r w:rsidR="009F57C2">
        <w:rPr>
          <w:rFonts w:ascii="Times New Roman" w:hAnsi="Times New Roman" w:cs="Times New Roman"/>
          <w:sz w:val="22"/>
          <w:szCs w:val="22"/>
        </w:rPr>
        <w:t xml:space="preserve">SIOS Lab was </w:t>
      </w:r>
      <w:r w:rsidR="00996372">
        <w:rPr>
          <w:rFonts w:ascii="Times New Roman" w:hAnsi="Times New Roman" w:cs="Times New Roman"/>
          <w:sz w:val="22"/>
          <w:szCs w:val="22"/>
        </w:rPr>
        <w:t xml:space="preserve">applying optimal control theory </w:t>
      </w:r>
      <w:r w:rsidR="001425FD">
        <w:rPr>
          <w:rFonts w:ascii="Times New Roman" w:hAnsi="Times New Roman" w:cs="Times New Roman"/>
          <w:sz w:val="22"/>
          <w:szCs w:val="22"/>
        </w:rPr>
        <w:t xml:space="preserve">to </w:t>
      </w:r>
      <w:r w:rsidR="00452945">
        <w:rPr>
          <w:rFonts w:ascii="Times New Roman" w:hAnsi="Times New Roman" w:cs="Times New Roman"/>
          <w:sz w:val="22"/>
          <w:szCs w:val="22"/>
        </w:rPr>
        <w:t>the motion of satellites</w:t>
      </w:r>
      <w:r w:rsidR="00814A4C">
        <w:rPr>
          <w:rFonts w:ascii="Times New Roman" w:hAnsi="Times New Roman" w:cs="Times New Roman"/>
          <w:sz w:val="22"/>
          <w:szCs w:val="22"/>
        </w:rPr>
        <w:t>.</w:t>
      </w:r>
      <w:r w:rsidR="00F745A7">
        <w:rPr>
          <w:rFonts w:ascii="Times New Roman" w:hAnsi="Times New Roman" w:cs="Times New Roman"/>
          <w:sz w:val="22"/>
          <w:szCs w:val="22"/>
        </w:rPr>
        <w:t xml:space="preserve"> </w:t>
      </w:r>
      <w:r w:rsidR="00866F9F">
        <w:rPr>
          <w:rFonts w:ascii="Times New Roman" w:hAnsi="Times New Roman" w:cs="Times New Roman"/>
          <w:sz w:val="22"/>
          <w:szCs w:val="22"/>
        </w:rPr>
        <w:t>The application</w:t>
      </w:r>
      <w:r w:rsidR="00EA1542">
        <w:rPr>
          <w:rFonts w:ascii="Times New Roman" w:hAnsi="Times New Roman" w:cs="Times New Roman"/>
          <w:sz w:val="22"/>
          <w:szCs w:val="22"/>
        </w:rPr>
        <w:t xml:space="preserve"> was new to </w:t>
      </w:r>
      <w:r w:rsidR="00A928F4">
        <w:rPr>
          <w:rFonts w:ascii="Times New Roman" w:hAnsi="Times New Roman" w:cs="Times New Roman"/>
          <w:sz w:val="22"/>
          <w:szCs w:val="22"/>
        </w:rPr>
        <w:t>me</w:t>
      </w:r>
      <w:r w:rsidR="000F0BCE">
        <w:rPr>
          <w:rFonts w:ascii="Times New Roman" w:hAnsi="Times New Roman" w:cs="Times New Roman"/>
          <w:sz w:val="22"/>
          <w:szCs w:val="22"/>
        </w:rPr>
        <w:t xml:space="preserve"> </w:t>
      </w:r>
      <w:r w:rsidR="00EA1542">
        <w:rPr>
          <w:rFonts w:ascii="Times New Roman" w:hAnsi="Times New Roman" w:cs="Times New Roman"/>
          <w:sz w:val="22"/>
          <w:szCs w:val="22"/>
        </w:rPr>
        <w:t xml:space="preserve">and it wasn’t the stochastic control research that I was looking for, </w:t>
      </w:r>
      <w:r w:rsidR="008E36C5">
        <w:rPr>
          <w:rFonts w:ascii="Times New Roman" w:hAnsi="Times New Roman" w:cs="Times New Roman"/>
          <w:sz w:val="22"/>
          <w:szCs w:val="22"/>
        </w:rPr>
        <w:t xml:space="preserve">but </w:t>
      </w:r>
      <w:r w:rsidR="00EA1542">
        <w:rPr>
          <w:rFonts w:ascii="Times New Roman" w:hAnsi="Times New Roman" w:cs="Times New Roman"/>
          <w:sz w:val="22"/>
          <w:szCs w:val="22"/>
        </w:rPr>
        <w:t xml:space="preserve">I decided that I would </w:t>
      </w:r>
      <w:r w:rsidR="00E15F32">
        <w:rPr>
          <w:rFonts w:ascii="Times New Roman" w:hAnsi="Times New Roman" w:cs="Times New Roman"/>
          <w:sz w:val="22"/>
          <w:szCs w:val="22"/>
        </w:rPr>
        <w:t>give it a shot</w:t>
      </w:r>
      <w:r w:rsidR="00EA1542">
        <w:rPr>
          <w:rFonts w:ascii="Times New Roman" w:hAnsi="Times New Roman" w:cs="Times New Roman"/>
          <w:sz w:val="22"/>
          <w:szCs w:val="22"/>
        </w:rPr>
        <w:t xml:space="preserve"> and start working with </w:t>
      </w:r>
      <w:r w:rsidR="004B7F2F">
        <w:rPr>
          <w:rFonts w:ascii="Times New Roman" w:hAnsi="Times New Roman" w:cs="Times New Roman"/>
          <w:sz w:val="22"/>
          <w:szCs w:val="22"/>
        </w:rPr>
        <w:t>them</w:t>
      </w:r>
      <w:r w:rsidR="00EA1542">
        <w:rPr>
          <w:rFonts w:ascii="Times New Roman" w:hAnsi="Times New Roman" w:cs="Times New Roman"/>
          <w:sz w:val="22"/>
          <w:szCs w:val="22"/>
        </w:rPr>
        <w:t xml:space="preserve">. </w:t>
      </w:r>
      <w:r w:rsidR="00187EDA">
        <w:rPr>
          <w:rFonts w:ascii="Times New Roman" w:hAnsi="Times New Roman" w:cs="Times New Roman"/>
          <w:sz w:val="22"/>
          <w:szCs w:val="22"/>
        </w:rPr>
        <w:t xml:space="preserve">Over the course of the next </w:t>
      </w:r>
      <w:r w:rsidR="004D197D">
        <w:rPr>
          <w:rFonts w:ascii="Times New Roman" w:hAnsi="Times New Roman" w:cs="Times New Roman"/>
          <w:sz w:val="22"/>
          <w:szCs w:val="22"/>
        </w:rPr>
        <w:t>year I co</w:t>
      </w:r>
      <w:r w:rsidR="000757B4">
        <w:rPr>
          <w:rFonts w:ascii="Times New Roman" w:hAnsi="Times New Roman" w:cs="Times New Roman"/>
          <w:sz w:val="22"/>
          <w:szCs w:val="22"/>
        </w:rPr>
        <w:t>-</w:t>
      </w:r>
      <w:r w:rsidR="004D197D">
        <w:rPr>
          <w:rFonts w:ascii="Times New Roman" w:hAnsi="Times New Roman" w:cs="Times New Roman"/>
          <w:sz w:val="22"/>
          <w:szCs w:val="22"/>
        </w:rPr>
        <w:t xml:space="preserve">authored a conference paper </w:t>
      </w:r>
      <w:r w:rsidR="008119D0">
        <w:rPr>
          <w:rFonts w:ascii="Times New Roman" w:hAnsi="Times New Roman" w:cs="Times New Roman"/>
          <w:sz w:val="22"/>
          <w:szCs w:val="22"/>
        </w:rPr>
        <w:t xml:space="preserve">with Jackson </w:t>
      </w:r>
      <w:r w:rsidR="00464985">
        <w:rPr>
          <w:rFonts w:ascii="Times New Roman" w:hAnsi="Times New Roman" w:cs="Times New Roman"/>
          <w:sz w:val="22"/>
          <w:szCs w:val="22"/>
        </w:rPr>
        <w:t xml:space="preserve">and </w:t>
      </w:r>
      <w:ins w:id="16" w:author="Max Zweig" w:date="2025-11-12T22:26:00Z" w16du:dateUtc="2025-11-13T04:26:00Z">
        <w:r w:rsidR="00F514D0">
          <w:rPr>
            <w:rFonts w:ascii="Times New Roman" w:hAnsi="Times New Roman" w:cs="Times New Roman"/>
            <w:sz w:val="22"/>
            <w:szCs w:val="22"/>
          </w:rPr>
          <w:t>completed</w:t>
        </w:r>
      </w:ins>
      <w:del w:id="17" w:author="Max Zweig" w:date="2025-11-12T22:26:00Z" w16du:dateUtc="2025-11-13T04:26:00Z">
        <w:r w:rsidR="00C0110B" w:rsidDel="00F514D0">
          <w:rPr>
            <w:rFonts w:ascii="Times New Roman" w:hAnsi="Times New Roman" w:cs="Times New Roman"/>
            <w:sz w:val="22"/>
            <w:szCs w:val="22"/>
          </w:rPr>
          <w:delText>did</w:delText>
        </w:r>
      </w:del>
      <w:r w:rsidR="00C0110B">
        <w:rPr>
          <w:rFonts w:ascii="Times New Roman" w:hAnsi="Times New Roman" w:cs="Times New Roman"/>
          <w:sz w:val="22"/>
          <w:szCs w:val="22"/>
        </w:rPr>
        <w:t xml:space="preserve"> a mentorship with JPL through SIOS Lab</w:t>
      </w:r>
      <w:ins w:id="18" w:author="Max Zweig" w:date="2025-11-12T10:18:00Z" w16du:dateUtc="2025-11-12T16:18:00Z">
        <w:r w:rsidR="00296787">
          <w:rPr>
            <w:rFonts w:ascii="Times New Roman" w:hAnsi="Times New Roman" w:cs="Times New Roman"/>
            <w:sz w:val="22"/>
            <w:szCs w:val="22"/>
          </w:rPr>
          <w:t>.</w:t>
        </w:r>
      </w:ins>
      <w:del w:id="19" w:author="Max Zweig" w:date="2025-11-12T10:18:00Z" w16du:dateUtc="2025-11-12T16:18:00Z">
        <w:r w:rsidR="000D2F92" w:rsidDel="00296787">
          <w:rPr>
            <w:rFonts w:ascii="Times New Roman" w:hAnsi="Times New Roman" w:cs="Times New Roman"/>
            <w:sz w:val="22"/>
            <w:szCs w:val="22"/>
          </w:rPr>
          <w:delText>,</w:delText>
        </w:r>
      </w:del>
      <w:r w:rsidR="000D2F92">
        <w:rPr>
          <w:rFonts w:ascii="Times New Roman" w:hAnsi="Times New Roman" w:cs="Times New Roman"/>
          <w:sz w:val="22"/>
          <w:szCs w:val="22"/>
        </w:rPr>
        <w:t xml:space="preserve"> </w:t>
      </w:r>
      <w:del w:id="20" w:author="Max Zweig" w:date="2025-11-12T10:18:00Z" w16du:dateUtc="2025-11-12T16:18:00Z">
        <w:r w:rsidR="000D2F92" w:rsidDel="00377076">
          <w:rPr>
            <w:rFonts w:ascii="Times New Roman" w:hAnsi="Times New Roman" w:cs="Times New Roman"/>
            <w:sz w:val="22"/>
            <w:szCs w:val="22"/>
          </w:rPr>
          <w:delText xml:space="preserve">and </w:delText>
        </w:r>
      </w:del>
      <w:ins w:id="21" w:author="Max Zweig" w:date="2025-11-12T10:18:00Z" w16du:dateUtc="2025-11-12T16:18:00Z">
        <w:r w:rsidR="00377076">
          <w:rPr>
            <w:rFonts w:ascii="Times New Roman" w:hAnsi="Times New Roman" w:cs="Times New Roman"/>
            <w:sz w:val="22"/>
            <w:szCs w:val="22"/>
          </w:rPr>
          <w:t>W</w:t>
        </w:r>
      </w:ins>
      <w:del w:id="22" w:author="Max Zweig" w:date="2025-11-12T10:18:00Z" w16du:dateUtc="2025-11-12T16:18:00Z">
        <w:r w:rsidR="000D2F92" w:rsidDel="00377076">
          <w:rPr>
            <w:rFonts w:ascii="Times New Roman" w:hAnsi="Times New Roman" w:cs="Times New Roman"/>
            <w:sz w:val="22"/>
            <w:szCs w:val="22"/>
          </w:rPr>
          <w:delText>w</w:delText>
        </w:r>
      </w:del>
      <w:r w:rsidR="000D2F92">
        <w:rPr>
          <w:rFonts w:ascii="Times New Roman" w:hAnsi="Times New Roman" w:cs="Times New Roman"/>
          <w:sz w:val="22"/>
          <w:szCs w:val="22"/>
        </w:rPr>
        <w:t xml:space="preserve">hen it came time for me to decide what my next step would be after college, </w:t>
      </w:r>
      <w:r w:rsidR="004450E2">
        <w:rPr>
          <w:rFonts w:ascii="Times New Roman" w:hAnsi="Times New Roman" w:cs="Times New Roman"/>
          <w:sz w:val="22"/>
          <w:szCs w:val="22"/>
        </w:rPr>
        <w:t xml:space="preserve">I </w:t>
      </w:r>
      <w:del w:id="23" w:author="Max Zweig" w:date="2025-11-12T21:45:00Z" w16du:dateUtc="2025-11-13T03:45:00Z">
        <w:r w:rsidR="004450E2" w:rsidDel="00670261">
          <w:rPr>
            <w:rFonts w:ascii="Times New Roman" w:hAnsi="Times New Roman" w:cs="Times New Roman"/>
            <w:sz w:val="22"/>
            <w:szCs w:val="22"/>
          </w:rPr>
          <w:delText>r</w:delText>
        </w:r>
      </w:del>
      <w:ins w:id="24" w:author="Max Zweig" w:date="2025-11-12T10:18:00Z" w16du:dateUtc="2025-11-12T16:18:00Z">
        <w:r w:rsidR="00D16E15">
          <w:rPr>
            <w:rFonts w:ascii="Times New Roman" w:hAnsi="Times New Roman" w:cs="Times New Roman"/>
            <w:sz w:val="22"/>
            <w:szCs w:val="22"/>
          </w:rPr>
          <w:t>r</w:t>
        </w:r>
      </w:ins>
      <w:r w:rsidR="004450E2">
        <w:rPr>
          <w:rFonts w:ascii="Times New Roman" w:hAnsi="Times New Roman" w:cs="Times New Roman"/>
          <w:sz w:val="22"/>
          <w:szCs w:val="22"/>
        </w:rPr>
        <w:t xml:space="preserve">ealized </w:t>
      </w:r>
      <w:r w:rsidR="00A620B0">
        <w:rPr>
          <w:rFonts w:ascii="Times New Roman" w:hAnsi="Times New Roman" w:cs="Times New Roman"/>
          <w:sz w:val="22"/>
          <w:szCs w:val="22"/>
        </w:rPr>
        <w:t xml:space="preserve">that I was immensely proud </w:t>
      </w:r>
      <w:r w:rsidR="00290308">
        <w:rPr>
          <w:rFonts w:ascii="Times New Roman" w:hAnsi="Times New Roman" w:cs="Times New Roman"/>
          <w:sz w:val="22"/>
          <w:szCs w:val="22"/>
        </w:rPr>
        <w:t>of the work that I had done in SIOS La</w:t>
      </w:r>
      <w:ins w:id="25" w:author="Max Zweig" w:date="2025-11-12T22:31:00Z" w16du:dateUtc="2025-11-13T04:31:00Z">
        <w:r w:rsidR="00A43369">
          <w:rPr>
            <w:rFonts w:ascii="Times New Roman" w:hAnsi="Times New Roman" w:cs="Times New Roman"/>
            <w:sz w:val="22"/>
            <w:szCs w:val="22"/>
          </w:rPr>
          <w:t>b</w:t>
        </w:r>
        <w:r w:rsidR="00C703E2">
          <w:rPr>
            <w:rFonts w:ascii="Times New Roman" w:hAnsi="Times New Roman" w:cs="Times New Roman"/>
            <w:sz w:val="22"/>
            <w:szCs w:val="22"/>
          </w:rPr>
          <w:t xml:space="preserve"> and </w:t>
        </w:r>
      </w:ins>
      <w:ins w:id="26" w:author="Max Zweig" w:date="2025-11-12T22:32:00Z" w16du:dateUtc="2025-11-13T04:32:00Z">
        <w:r w:rsidR="00191102">
          <w:rPr>
            <w:rFonts w:ascii="Times New Roman" w:hAnsi="Times New Roman" w:cs="Times New Roman"/>
            <w:sz w:val="22"/>
            <w:szCs w:val="22"/>
          </w:rPr>
          <w:t xml:space="preserve">that I </w:t>
        </w:r>
      </w:ins>
      <w:ins w:id="27" w:author="Max Zweig" w:date="2025-11-12T22:31:00Z" w16du:dateUtc="2025-11-13T04:31:00Z">
        <w:r w:rsidR="00C703E2">
          <w:rPr>
            <w:rFonts w:ascii="Times New Roman" w:hAnsi="Times New Roman" w:cs="Times New Roman"/>
            <w:sz w:val="22"/>
            <w:szCs w:val="22"/>
          </w:rPr>
          <w:t>h</w:t>
        </w:r>
      </w:ins>
      <w:ins w:id="28" w:author="Max Zweig" w:date="2025-11-12T22:32:00Z" w16du:dateUtc="2025-11-13T04:32:00Z">
        <w:r w:rsidR="00C703E2">
          <w:rPr>
            <w:rFonts w:ascii="Times New Roman" w:hAnsi="Times New Roman" w:cs="Times New Roman"/>
            <w:sz w:val="22"/>
            <w:szCs w:val="22"/>
          </w:rPr>
          <w:t>ad found a path</w:t>
        </w:r>
      </w:ins>
      <w:del w:id="29" w:author="Max Zweig" w:date="2025-11-12T22:31:00Z" w16du:dateUtc="2025-11-13T04:31:00Z">
        <w:r w:rsidR="00290308" w:rsidDel="00A43369">
          <w:rPr>
            <w:rFonts w:ascii="Times New Roman" w:hAnsi="Times New Roman" w:cs="Times New Roman"/>
            <w:sz w:val="22"/>
            <w:szCs w:val="22"/>
          </w:rPr>
          <w:delText>b</w:delText>
        </w:r>
      </w:del>
      <w:r w:rsidR="00290308">
        <w:rPr>
          <w:rFonts w:ascii="Times New Roman" w:hAnsi="Times New Roman" w:cs="Times New Roman"/>
          <w:sz w:val="22"/>
          <w:szCs w:val="22"/>
        </w:rPr>
        <w:t xml:space="preserve">. </w:t>
      </w:r>
      <w:ins w:id="30" w:author="Max Zweig" w:date="2025-11-12T22:30:00Z" w16du:dateUtc="2025-11-13T04:30:00Z">
        <w:r w:rsidR="00A74C6E">
          <w:rPr>
            <w:rFonts w:ascii="Times New Roman" w:hAnsi="Times New Roman" w:cs="Times New Roman"/>
            <w:sz w:val="22"/>
            <w:szCs w:val="22"/>
          </w:rPr>
          <w:t xml:space="preserve">I was addicted to the </w:t>
        </w:r>
      </w:ins>
      <w:ins w:id="31" w:author="Max Zweig" w:date="2025-11-12T22:31:00Z" w16du:dateUtc="2025-11-13T04:31:00Z">
        <w:r w:rsidR="00F76046">
          <w:rPr>
            <w:rFonts w:ascii="Times New Roman" w:hAnsi="Times New Roman" w:cs="Times New Roman"/>
            <w:sz w:val="22"/>
            <w:szCs w:val="22"/>
          </w:rPr>
          <w:t xml:space="preserve">self-driven nature of research, </w:t>
        </w:r>
        <w:r w:rsidR="00A84BB1">
          <w:rPr>
            <w:rFonts w:ascii="Times New Roman" w:hAnsi="Times New Roman" w:cs="Times New Roman"/>
            <w:sz w:val="22"/>
            <w:szCs w:val="22"/>
          </w:rPr>
          <w:t xml:space="preserve">and </w:t>
        </w:r>
      </w:ins>
      <w:r w:rsidR="004800F5">
        <w:rPr>
          <w:rFonts w:ascii="Times New Roman" w:hAnsi="Times New Roman" w:cs="Times New Roman"/>
          <w:sz w:val="22"/>
          <w:szCs w:val="22"/>
        </w:rPr>
        <w:t xml:space="preserve">I needed to pursue a career that </w:t>
      </w:r>
      <w:ins w:id="32" w:author="Max Zweig" w:date="2025-11-12T22:27:00Z" w16du:dateUtc="2025-11-13T04:27:00Z">
        <w:r w:rsidR="00016ADF">
          <w:rPr>
            <w:rFonts w:ascii="Times New Roman" w:hAnsi="Times New Roman" w:cs="Times New Roman"/>
            <w:sz w:val="22"/>
            <w:szCs w:val="22"/>
          </w:rPr>
          <w:t xml:space="preserve">was entrepenurial </w:t>
        </w:r>
      </w:ins>
      <w:del w:id="33" w:author="Max Zweig" w:date="2025-11-12T13:12:00Z" w16du:dateUtc="2025-11-12T19:12:00Z">
        <w:r w:rsidR="00AC6F84" w:rsidDel="00CD1FE9">
          <w:rPr>
            <w:rFonts w:ascii="Times New Roman" w:hAnsi="Times New Roman" w:cs="Times New Roman"/>
            <w:sz w:val="22"/>
            <w:szCs w:val="22"/>
          </w:rPr>
          <w:delText>tickled</w:delText>
        </w:r>
      </w:del>
      <w:del w:id="34" w:author="Max Zweig" w:date="2025-11-12T22:27:00Z" w16du:dateUtc="2025-11-13T04:27:00Z">
        <w:r w:rsidR="00AC6F84" w:rsidDel="00016ADF">
          <w:rPr>
            <w:rFonts w:ascii="Times New Roman" w:hAnsi="Times New Roman" w:cs="Times New Roman"/>
            <w:sz w:val="22"/>
            <w:szCs w:val="22"/>
          </w:rPr>
          <w:delText xml:space="preserve"> my entrepreneurial </w:delText>
        </w:r>
      </w:del>
      <w:del w:id="35" w:author="Max Zweig" w:date="2025-11-12T10:19:00Z" w16du:dateUtc="2025-11-12T16:19:00Z">
        <w:r w:rsidR="00AC6F84" w:rsidDel="000E365B">
          <w:rPr>
            <w:rFonts w:ascii="Times New Roman" w:hAnsi="Times New Roman" w:cs="Times New Roman"/>
            <w:sz w:val="22"/>
            <w:szCs w:val="22"/>
          </w:rPr>
          <w:delText>spirit</w:delText>
        </w:r>
      </w:del>
      <w:del w:id="36" w:author="Max Zweig" w:date="2025-11-12T22:27:00Z" w16du:dateUtc="2025-11-13T04:27:00Z">
        <w:r w:rsidR="00AC6F84" w:rsidDel="00016ADF">
          <w:rPr>
            <w:rFonts w:ascii="Times New Roman" w:hAnsi="Times New Roman" w:cs="Times New Roman"/>
            <w:sz w:val="22"/>
            <w:szCs w:val="22"/>
          </w:rPr>
          <w:delText xml:space="preserve"> </w:delText>
        </w:r>
      </w:del>
      <w:r w:rsidR="00AC6F84">
        <w:rPr>
          <w:rFonts w:ascii="Times New Roman" w:hAnsi="Times New Roman" w:cs="Times New Roman"/>
          <w:sz w:val="22"/>
          <w:szCs w:val="22"/>
        </w:rPr>
        <w:t>in the same way</w:t>
      </w:r>
      <w:r w:rsidR="00ED1969">
        <w:rPr>
          <w:rFonts w:ascii="Times New Roman" w:hAnsi="Times New Roman" w:cs="Times New Roman"/>
          <w:sz w:val="22"/>
          <w:szCs w:val="22"/>
        </w:rPr>
        <w:t>s that</w:t>
      </w:r>
      <w:r w:rsidR="00AC6F84">
        <w:rPr>
          <w:rFonts w:ascii="Times New Roman" w:hAnsi="Times New Roman" w:cs="Times New Roman"/>
          <w:sz w:val="22"/>
          <w:szCs w:val="22"/>
        </w:rPr>
        <w:t xml:space="preserve"> research and trading </w:t>
      </w:r>
      <w:del w:id="37" w:author="Max Zweig" w:date="2025-11-12T22:27:00Z" w16du:dateUtc="2025-11-13T04:27:00Z">
        <w:r w:rsidR="00AC6F84" w:rsidDel="00592BC3">
          <w:rPr>
            <w:rFonts w:ascii="Times New Roman" w:hAnsi="Times New Roman" w:cs="Times New Roman"/>
            <w:sz w:val="22"/>
            <w:szCs w:val="22"/>
          </w:rPr>
          <w:delText>did</w:delText>
        </w:r>
      </w:del>
      <w:ins w:id="38" w:author="Max Zweig" w:date="2025-11-12T22:27:00Z" w16du:dateUtc="2025-11-13T04:27:00Z">
        <w:r w:rsidR="00592BC3">
          <w:rPr>
            <w:rFonts w:ascii="Times New Roman" w:hAnsi="Times New Roman" w:cs="Times New Roman"/>
            <w:sz w:val="22"/>
            <w:szCs w:val="22"/>
          </w:rPr>
          <w:t>are</w:t>
        </w:r>
      </w:ins>
      <w:ins w:id="39" w:author="Max Zweig" w:date="2025-11-12T22:32:00Z" w16du:dateUtc="2025-11-13T04:32:00Z">
        <w:r w:rsidR="00863788">
          <w:rPr>
            <w:rFonts w:ascii="Times New Roman" w:hAnsi="Times New Roman" w:cs="Times New Roman"/>
            <w:sz w:val="22"/>
            <w:szCs w:val="22"/>
          </w:rPr>
          <w:t>, so</w:t>
        </w:r>
      </w:ins>
      <w:ins w:id="40" w:author="Max Zweig" w:date="2025-11-12T21:45:00Z" w16du:dateUtc="2025-11-13T03:45:00Z">
        <w:r w:rsidR="00D32319">
          <w:rPr>
            <w:rFonts w:ascii="Times New Roman" w:hAnsi="Times New Roman" w:cs="Times New Roman"/>
            <w:sz w:val="22"/>
            <w:szCs w:val="22"/>
          </w:rPr>
          <w:t xml:space="preserve"> </w:t>
        </w:r>
      </w:ins>
      <w:del w:id="41" w:author="Max Zweig" w:date="2025-11-12T21:45:00Z" w16du:dateUtc="2025-11-13T03:45:00Z">
        <w:r w:rsidR="00AC6F84" w:rsidDel="00870FEB">
          <w:rPr>
            <w:rFonts w:ascii="Times New Roman" w:hAnsi="Times New Roman" w:cs="Times New Roman"/>
            <w:sz w:val="22"/>
            <w:szCs w:val="22"/>
          </w:rPr>
          <w:delText>,</w:delText>
        </w:r>
      </w:del>
      <w:del w:id="42" w:author="Max Zweig" w:date="2025-11-12T22:31:00Z" w16du:dateUtc="2025-11-13T04:31:00Z">
        <w:r w:rsidR="00AC6F84" w:rsidDel="00053CCF">
          <w:rPr>
            <w:rFonts w:ascii="Times New Roman" w:hAnsi="Times New Roman" w:cs="Times New Roman"/>
            <w:sz w:val="22"/>
            <w:szCs w:val="22"/>
          </w:rPr>
          <w:delText xml:space="preserve"> </w:delText>
        </w:r>
        <w:r w:rsidR="00E00617" w:rsidDel="00053CCF">
          <w:rPr>
            <w:rFonts w:ascii="Times New Roman" w:hAnsi="Times New Roman" w:cs="Times New Roman"/>
            <w:sz w:val="22"/>
            <w:szCs w:val="22"/>
          </w:rPr>
          <w:delText xml:space="preserve">so </w:delText>
        </w:r>
      </w:del>
      <w:r w:rsidR="00460AA2">
        <w:rPr>
          <w:rFonts w:ascii="Times New Roman" w:hAnsi="Times New Roman" w:cs="Times New Roman"/>
          <w:sz w:val="22"/>
          <w:szCs w:val="22"/>
        </w:rPr>
        <w:t xml:space="preserve">I </w:t>
      </w:r>
      <w:r w:rsidR="003B0A20">
        <w:rPr>
          <w:rFonts w:ascii="Times New Roman" w:hAnsi="Times New Roman" w:cs="Times New Roman"/>
          <w:sz w:val="22"/>
          <w:szCs w:val="22"/>
        </w:rPr>
        <w:t>decided</w:t>
      </w:r>
      <w:r w:rsidR="00460AA2">
        <w:rPr>
          <w:rFonts w:ascii="Times New Roman" w:hAnsi="Times New Roman" w:cs="Times New Roman"/>
          <w:sz w:val="22"/>
          <w:szCs w:val="22"/>
        </w:rPr>
        <w:t xml:space="preserve"> to</w:t>
      </w:r>
      <w:r w:rsidR="003A2602">
        <w:rPr>
          <w:rFonts w:ascii="Times New Roman" w:hAnsi="Times New Roman" w:cs="Times New Roman"/>
          <w:sz w:val="22"/>
          <w:szCs w:val="22"/>
        </w:rPr>
        <w:t xml:space="preserve"> apply</w:t>
      </w:r>
      <w:r w:rsidR="007F464E">
        <w:rPr>
          <w:rFonts w:ascii="Times New Roman" w:hAnsi="Times New Roman" w:cs="Times New Roman"/>
          <w:sz w:val="22"/>
          <w:szCs w:val="22"/>
        </w:rPr>
        <w:t xml:space="preserve"> to</w:t>
      </w:r>
      <w:r w:rsidR="00460AA2">
        <w:rPr>
          <w:rFonts w:ascii="Times New Roman" w:hAnsi="Times New Roman" w:cs="Times New Roman"/>
          <w:sz w:val="22"/>
          <w:szCs w:val="22"/>
        </w:rPr>
        <w:t xml:space="preserve"> Aerospace Engineering graduate programs</w:t>
      </w:r>
      <w:r w:rsidR="00F0510E">
        <w:rPr>
          <w:rFonts w:ascii="Times New Roman" w:hAnsi="Times New Roman" w:cs="Times New Roman"/>
          <w:sz w:val="22"/>
          <w:szCs w:val="22"/>
        </w:rPr>
        <w:t xml:space="preserve"> </w:t>
      </w:r>
      <w:del w:id="43" w:author="Max Zweig" w:date="2025-11-12T22:32:00Z" w16du:dateUtc="2025-11-13T04:32:00Z">
        <w:r w:rsidR="00F0510E" w:rsidDel="00602874">
          <w:rPr>
            <w:rFonts w:ascii="Times New Roman" w:hAnsi="Times New Roman" w:cs="Times New Roman"/>
            <w:sz w:val="22"/>
            <w:szCs w:val="22"/>
          </w:rPr>
          <w:delText>and</w:delText>
        </w:r>
        <w:r w:rsidR="00AF18BF" w:rsidDel="00602874">
          <w:rPr>
            <w:rFonts w:ascii="Times New Roman" w:hAnsi="Times New Roman" w:cs="Times New Roman"/>
            <w:sz w:val="22"/>
            <w:szCs w:val="22"/>
          </w:rPr>
          <w:delText xml:space="preserve"> continue </w:delText>
        </w:r>
      </w:del>
      <w:del w:id="44" w:author="Max Zweig" w:date="2025-11-12T10:19:00Z" w16du:dateUtc="2025-11-12T16:19:00Z">
        <w:r w:rsidR="00AF18BF" w:rsidDel="007A487D">
          <w:rPr>
            <w:rFonts w:ascii="Times New Roman" w:hAnsi="Times New Roman" w:cs="Times New Roman"/>
            <w:sz w:val="22"/>
            <w:szCs w:val="22"/>
          </w:rPr>
          <w:delText xml:space="preserve">the </w:delText>
        </w:r>
      </w:del>
      <w:del w:id="45" w:author="Max Zweig" w:date="2025-11-12T22:32:00Z" w16du:dateUtc="2025-11-13T04:32:00Z">
        <w:r w:rsidR="00AF18BF" w:rsidDel="00602874">
          <w:rPr>
            <w:rFonts w:ascii="Times New Roman" w:hAnsi="Times New Roman" w:cs="Times New Roman"/>
            <w:sz w:val="22"/>
            <w:szCs w:val="22"/>
          </w:rPr>
          <w:delText xml:space="preserve">work </w:delText>
        </w:r>
      </w:del>
      <w:del w:id="46" w:author="Max Zweig" w:date="2025-11-12T10:20:00Z" w16du:dateUtc="2025-11-12T16:20:00Z">
        <w:r w:rsidR="00DB53D1" w:rsidDel="002E30E1">
          <w:rPr>
            <w:rFonts w:ascii="Times New Roman" w:hAnsi="Times New Roman" w:cs="Times New Roman"/>
            <w:sz w:val="22"/>
            <w:szCs w:val="22"/>
          </w:rPr>
          <w:delText xml:space="preserve">that </w:delText>
        </w:r>
        <w:r w:rsidR="00AF18BF" w:rsidDel="002E30E1">
          <w:rPr>
            <w:rFonts w:ascii="Times New Roman" w:hAnsi="Times New Roman" w:cs="Times New Roman"/>
            <w:sz w:val="22"/>
            <w:szCs w:val="22"/>
          </w:rPr>
          <w:delText>I started with SIOS Lab</w:delText>
        </w:r>
      </w:del>
      <w:ins w:id="47" w:author="Max Zweig" w:date="2025-11-12T22:33:00Z" w16du:dateUtc="2025-11-13T04:33:00Z">
        <w:r w:rsidR="00A4469B">
          <w:rPr>
            <w:rFonts w:ascii="Times New Roman" w:hAnsi="Times New Roman" w:cs="Times New Roman"/>
            <w:sz w:val="22"/>
            <w:szCs w:val="22"/>
          </w:rPr>
          <w:t>and</w:t>
        </w:r>
      </w:ins>
      <w:ins w:id="48" w:author="Max Zweig" w:date="2025-11-12T22:32:00Z" w16du:dateUtc="2025-11-13T04:32:00Z">
        <w:r w:rsidR="00602874">
          <w:rPr>
            <w:rFonts w:ascii="Times New Roman" w:hAnsi="Times New Roman" w:cs="Times New Roman"/>
            <w:sz w:val="22"/>
            <w:szCs w:val="22"/>
          </w:rPr>
          <w:t xml:space="preserve"> keep researching</w:t>
        </w:r>
      </w:ins>
      <w:r w:rsidR="00AF18BF">
        <w:rPr>
          <w:rFonts w:ascii="Times New Roman" w:hAnsi="Times New Roman" w:cs="Times New Roman"/>
          <w:sz w:val="22"/>
          <w:szCs w:val="22"/>
        </w:rPr>
        <w:t xml:space="preserve">. </w:t>
      </w:r>
    </w:p>
    <w:p w14:paraId="79D127B8" w14:textId="036D7CF0" w:rsidR="00EE2518" w:rsidDel="00C239CB" w:rsidRDefault="00FA4879" w:rsidP="009C3201">
      <w:pPr>
        <w:spacing w:line="240" w:lineRule="auto"/>
        <w:rPr>
          <w:del w:id="49" w:author="Max Zweig" w:date="2025-11-12T22:34:00Z" w16du:dateUtc="2025-11-13T04:34:00Z"/>
          <w:rFonts w:ascii="Times New Roman" w:hAnsi="Times New Roman" w:cs="Times New Roman"/>
          <w:sz w:val="22"/>
          <w:szCs w:val="22"/>
        </w:rPr>
      </w:pPr>
      <w:r w:rsidRPr="008E1AF0">
        <w:rPr>
          <w:rFonts w:ascii="Times New Roman" w:hAnsi="Times New Roman" w:cs="Times New Roman"/>
          <w:b/>
          <w:bCs/>
          <w:sz w:val="22"/>
          <w:szCs w:val="22"/>
        </w:rPr>
        <w:t>Intellectual Merit</w:t>
      </w:r>
      <w:r w:rsidR="004D3F0E" w:rsidRPr="008E1AF0">
        <w:rPr>
          <w:rFonts w:ascii="Times New Roman" w:hAnsi="Times New Roman" w:cs="Times New Roman"/>
          <w:b/>
          <w:bCs/>
          <w:sz w:val="22"/>
          <w:szCs w:val="22"/>
        </w:rPr>
        <w:t xml:space="preserve"> </w:t>
      </w:r>
    </w:p>
    <w:p w14:paraId="088CD806" w14:textId="77777777" w:rsidR="002D0D4D" w:rsidRDefault="002D0D4D" w:rsidP="00C239CB">
      <w:pPr>
        <w:spacing w:line="240" w:lineRule="auto"/>
        <w:rPr>
          <w:ins w:id="50" w:author="Max Zweig" w:date="2025-11-12T22:27:00Z" w16du:dateUtc="2025-11-13T04:27:00Z"/>
          <w:rFonts w:ascii="Times New Roman" w:hAnsi="Times New Roman" w:cs="Times New Roman"/>
          <w:sz w:val="22"/>
          <w:szCs w:val="22"/>
        </w:rPr>
        <w:pPrChange w:id="51" w:author="Max Zweig" w:date="2025-11-12T22:34:00Z" w16du:dateUtc="2025-11-13T04:34:00Z">
          <w:pPr>
            <w:spacing w:after="0" w:line="240" w:lineRule="auto"/>
            <w:ind w:firstLine="720"/>
          </w:pPr>
        </w:pPrChange>
      </w:pPr>
    </w:p>
    <w:p w14:paraId="4FBD3519" w14:textId="69DDB445" w:rsidR="00B52BB8" w:rsidRDefault="002D0D4D" w:rsidP="00C239CB">
      <w:pPr>
        <w:spacing w:after="0" w:line="240" w:lineRule="auto"/>
        <w:ind w:firstLine="720"/>
        <w:rPr>
          <w:rFonts w:ascii="Times New Roman" w:hAnsi="Times New Roman" w:cs="Times New Roman"/>
          <w:sz w:val="22"/>
          <w:szCs w:val="22"/>
        </w:rPr>
      </w:pPr>
      <w:ins w:id="52" w:author="Max Zweig" w:date="2025-11-12T22:27:00Z" w16du:dateUtc="2025-11-13T04:27:00Z">
        <w:r>
          <w:rPr>
            <w:rFonts w:ascii="Times New Roman" w:hAnsi="Times New Roman" w:cs="Times New Roman"/>
            <w:sz w:val="22"/>
            <w:szCs w:val="22"/>
          </w:rPr>
          <w:t xml:space="preserve">Now that I have </w:t>
        </w:r>
      </w:ins>
      <w:ins w:id="53" w:author="Max Zweig" w:date="2025-11-12T22:33:00Z" w16du:dateUtc="2025-11-13T04:33:00Z">
        <w:r w:rsidR="00C239CB">
          <w:rPr>
            <w:rFonts w:ascii="Times New Roman" w:hAnsi="Times New Roman" w:cs="Times New Roman"/>
            <w:sz w:val="22"/>
            <w:szCs w:val="22"/>
          </w:rPr>
          <w:t>arrived at the University of Minnesota</w:t>
        </w:r>
      </w:ins>
      <w:ins w:id="54" w:author="Max Zweig" w:date="2025-11-12T22:59:00Z" w16du:dateUtc="2025-11-13T04:59:00Z">
        <w:r w:rsidR="00D91986">
          <w:rPr>
            <w:rFonts w:ascii="Times New Roman" w:hAnsi="Times New Roman" w:cs="Times New Roman"/>
            <w:sz w:val="22"/>
            <w:szCs w:val="22"/>
          </w:rPr>
          <w:t>’s Aerospace Program</w:t>
        </w:r>
      </w:ins>
      <w:ins w:id="55" w:author="Max Zweig" w:date="2025-11-12T22:36:00Z" w16du:dateUtc="2025-11-13T04:36:00Z">
        <w:r w:rsidR="005E673A">
          <w:rPr>
            <w:rFonts w:ascii="Times New Roman" w:hAnsi="Times New Roman" w:cs="Times New Roman"/>
            <w:sz w:val="22"/>
            <w:szCs w:val="22"/>
          </w:rPr>
          <w:t xml:space="preserve"> </w:t>
        </w:r>
      </w:ins>
      <w:ins w:id="56" w:author="Max Zweig" w:date="2025-11-12T22:34:00Z" w16du:dateUtc="2025-11-13T04:34:00Z">
        <w:r w:rsidR="007E4169">
          <w:rPr>
            <w:rFonts w:ascii="Times New Roman" w:hAnsi="Times New Roman" w:cs="Times New Roman"/>
            <w:sz w:val="22"/>
            <w:szCs w:val="22"/>
          </w:rPr>
          <w:t>I</w:t>
        </w:r>
      </w:ins>
      <w:ins w:id="57" w:author="Max Zweig" w:date="2025-11-12T22:35:00Z" w16du:dateUtc="2025-11-13T04:35:00Z">
        <w:r w:rsidR="00F81EB0">
          <w:rPr>
            <w:rFonts w:ascii="Times New Roman" w:hAnsi="Times New Roman" w:cs="Times New Roman"/>
            <w:sz w:val="22"/>
            <w:szCs w:val="22"/>
          </w:rPr>
          <w:t>’ve</w:t>
        </w:r>
      </w:ins>
      <w:ins w:id="58" w:author="Max Zweig" w:date="2025-11-12T22:34:00Z" w16du:dateUtc="2025-11-13T04:34:00Z">
        <w:r w:rsidR="007E4169">
          <w:rPr>
            <w:rFonts w:ascii="Times New Roman" w:hAnsi="Times New Roman" w:cs="Times New Roman"/>
            <w:sz w:val="22"/>
            <w:szCs w:val="22"/>
          </w:rPr>
          <w:t xml:space="preserve"> realized that </w:t>
        </w:r>
      </w:ins>
      <w:ins w:id="59" w:author="Max Zweig" w:date="2025-11-12T22:35:00Z" w16du:dateUtc="2025-11-13T04:35:00Z">
        <w:r w:rsidR="00C87C55">
          <w:rPr>
            <w:rFonts w:ascii="Times New Roman" w:hAnsi="Times New Roman" w:cs="Times New Roman"/>
            <w:sz w:val="22"/>
            <w:szCs w:val="22"/>
          </w:rPr>
          <w:t>my undergraduate research</w:t>
        </w:r>
      </w:ins>
      <w:del w:id="60" w:author="Max Zweig" w:date="2025-11-12T22:34:00Z" w16du:dateUtc="2025-11-13T04:34:00Z">
        <w:r w:rsidR="00CC2447" w:rsidDel="007E4169">
          <w:rPr>
            <w:rFonts w:ascii="Times New Roman" w:hAnsi="Times New Roman" w:cs="Times New Roman"/>
            <w:sz w:val="22"/>
            <w:szCs w:val="22"/>
          </w:rPr>
          <w:delText>T</w:delText>
        </w:r>
      </w:del>
      <w:del w:id="61" w:author="Max Zweig" w:date="2025-11-12T22:35:00Z" w16du:dateUtc="2025-11-13T04:35:00Z">
        <w:r w:rsidR="00CC2447" w:rsidDel="00C87C55">
          <w:rPr>
            <w:rFonts w:ascii="Times New Roman" w:hAnsi="Times New Roman" w:cs="Times New Roman"/>
            <w:sz w:val="22"/>
            <w:szCs w:val="22"/>
          </w:rPr>
          <w:delText>he research</w:delText>
        </w:r>
        <w:r w:rsidR="00724286" w:rsidDel="00C87C55">
          <w:rPr>
            <w:rFonts w:ascii="Times New Roman" w:hAnsi="Times New Roman" w:cs="Times New Roman"/>
            <w:sz w:val="22"/>
            <w:szCs w:val="22"/>
          </w:rPr>
          <w:delText xml:space="preserve"> </w:delText>
        </w:r>
        <w:r w:rsidR="00CC2447" w:rsidDel="00C87C55">
          <w:rPr>
            <w:rFonts w:ascii="Times New Roman" w:hAnsi="Times New Roman" w:cs="Times New Roman"/>
            <w:sz w:val="22"/>
            <w:szCs w:val="22"/>
          </w:rPr>
          <w:delText>that I did in undergrad</w:delText>
        </w:r>
      </w:del>
      <w:r w:rsidR="00CC2447">
        <w:rPr>
          <w:rFonts w:ascii="Times New Roman" w:hAnsi="Times New Roman" w:cs="Times New Roman"/>
          <w:sz w:val="22"/>
          <w:szCs w:val="22"/>
        </w:rPr>
        <w:t xml:space="preserve"> has prepared </w:t>
      </w:r>
      <w:r w:rsidR="00DB1B6B">
        <w:rPr>
          <w:rFonts w:ascii="Times New Roman" w:hAnsi="Times New Roman" w:cs="Times New Roman"/>
          <w:sz w:val="22"/>
          <w:szCs w:val="22"/>
        </w:rPr>
        <w:t xml:space="preserve">me </w:t>
      </w:r>
      <w:r w:rsidR="000C4BF9">
        <w:rPr>
          <w:rFonts w:ascii="Times New Roman" w:hAnsi="Times New Roman" w:cs="Times New Roman"/>
          <w:sz w:val="22"/>
          <w:szCs w:val="22"/>
        </w:rPr>
        <w:t xml:space="preserve">to </w:t>
      </w:r>
      <w:r w:rsidR="00804CAE">
        <w:rPr>
          <w:rFonts w:ascii="Times New Roman" w:hAnsi="Times New Roman" w:cs="Times New Roman"/>
          <w:sz w:val="22"/>
          <w:szCs w:val="22"/>
        </w:rPr>
        <w:t xml:space="preserve">advance the state of </w:t>
      </w:r>
      <w:r w:rsidR="00E803DC">
        <w:rPr>
          <w:rFonts w:ascii="Times New Roman" w:hAnsi="Times New Roman" w:cs="Times New Roman"/>
          <w:sz w:val="22"/>
          <w:szCs w:val="22"/>
        </w:rPr>
        <w:t>optimal control and astrodynamics</w:t>
      </w:r>
      <w:ins w:id="62" w:author="Max Zweig" w:date="2025-11-12T22:34:00Z" w16du:dateUtc="2025-11-13T04:34:00Z">
        <w:r w:rsidR="00BE7084">
          <w:rPr>
            <w:rFonts w:ascii="Times New Roman" w:hAnsi="Times New Roman" w:cs="Times New Roman"/>
            <w:sz w:val="22"/>
            <w:szCs w:val="22"/>
          </w:rPr>
          <w:t>.</w:t>
        </w:r>
      </w:ins>
      <w:del w:id="63" w:author="Max Zweig" w:date="2025-11-12T22:34:00Z" w16du:dateUtc="2025-11-13T04:34:00Z">
        <w:r w:rsidR="00724286" w:rsidDel="00BE7084">
          <w:rPr>
            <w:rFonts w:ascii="Times New Roman" w:hAnsi="Times New Roman" w:cs="Times New Roman"/>
            <w:sz w:val="22"/>
            <w:szCs w:val="22"/>
          </w:rPr>
          <w:delText>:</w:delText>
        </w:r>
      </w:del>
      <w:r w:rsidR="00724286">
        <w:rPr>
          <w:rFonts w:ascii="Times New Roman" w:hAnsi="Times New Roman" w:cs="Times New Roman"/>
          <w:sz w:val="22"/>
          <w:szCs w:val="22"/>
        </w:rPr>
        <w:t xml:space="preserve"> </w:t>
      </w:r>
      <w:ins w:id="64" w:author="Max Zweig" w:date="2025-11-12T22:34:00Z" w16du:dateUtc="2025-11-13T04:34:00Z">
        <w:r w:rsidR="00BE7084">
          <w:rPr>
            <w:rFonts w:ascii="Times New Roman" w:hAnsi="Times New Roman" w:cs="Times New Roman"/>
            <w:sz w:val="22"/>
            <w:szCs w:val="22"/>
          </w:rPr>
          <w:t>M</w:t>
        </w:r>
      </w:ins>
      <w:del w:id="65" w:author="Max Zweig" w:date="2025-11-12T22:34:00Z" w16du:dateUtc="2025-11-13T04:34:00Z">
        <w:r w:rsidR="00A624C9" w:rsidDel="00BE7084">
          <w:rPr>
            <w:rFonts w:ascii="Times New Roman" w:hAnsi="Times New Roman" w:cs="Times New Roman"/>
            <w:sz w:val="22"/>
            <w:szCs w:val="22"/>
          </w:rPr>
          <w:delText>m</w:delText>
        </w:r>
      </w:del>
      <w:r w:rsidR="00A624C9">
        <w:rPr>
          <w:rFonts w:ascii="Times New Roman" w:hAnsi="Times New Roman" w:cs="Times New Roman"/>
          <w:sz w:val="22"/>
          <w:szCs w:val="22"/>
        </w:rPr>
        <w:t>y junior year in</w:t>
      </w:r>
      <w:r w:rsidR="00373935">
        <w:rPr>
          <w:rFonts w:ascii="Times New Roman" w:hAnsi="Times New Roman" w:cs="Times New Roman"/>
          <w:sz w:val="22"/>
          <w:szCs w:val="22"/>
        </w:rPr>
        <w:t xml:space="preserve"> SIOS Lab I </w:t>
      </w:r>
      <w:r w:rsidR="00373935" w:rsidRPr="0057176C">
        <w:rPr>
          <w:rFonts w:ascii="Times New Roman" w:hAnsi="Times New Roman" w:cs="Times New Roman"/>
          <w:b/>
          <w:bCs/>
          <w:sz w:val="22"/>
          <w:szCs w:val="22"/>
        </w:rPr>
        <w:t xml:space="preserve">coauthored </w:t>
      </w:r>
      <w:r w:rsidR="00CA0BEE" w:rsidRPr="0057176C">
        <w:rPr>
          <w:rFonts w:ascii="Times New Roman" w:hAnsi="Times New Roman" w:cs="Times New Roman"/>
          <w:b/>
          <w:bCs/>
          <w:sz w:val="22"/>
          <w:szCs w:val="22"/>
        </w:rPr>
        <w:t>one conference paper</w:t>
      </w:r>
      <w:r w:rsidR="00CA0BEE">
        <w:rPr>
          <w:rFonts w:ascii="Times New Roman" w:hAnsi="Times New Roman" w:cs="Times New Roman"/>
          <w:sz w:val="22"/>
          <w:szCs w:val="22"/>
        </w:rPr>
        <w:t xml:space="preserve"> </w:t>
      </w:r>
      <w:r w:rsidR="009B4CC1">
        <w:rPr>
          <w:rFonts w:ascii="Times New Roman" w:hAnsi="Times New Roman" w:cs="Times New Roman"/>
          <w:sz w:val="22"/>
          <w:szCs w:val="22"/>
        </w:rPr>
        <w:t>comparing</w:t>
      </w:r>
      <w:r w:rsidR="00807145">
        <w:rPr>
          <w:rFonts w:ascii="Times New Roman" w:hAnsi="Times New Roman" w:cs="Times New Roman"/>
          <w:sz w:val="22"/>
          <w:szCs w:val="22"/>
        </w:rPr>
        <w:t xml:space="preserve"> reachable </w:t>
      </w:r>
      <w:r w:rsidR="00E1418E">
        <w:rPr>
          <w:rFonts w:ascii="Times New Roman" w:hAnsi="Times New Roman" w:cs="Times New Roman"/>
          <w:sz w:val="22"/>
          <w:szCs w:val="22"/>
        </w:rPr>
        <w:t>sets and</w:t>
      </w:r>
      <w:r w:rsidR="00B72C60">
        <w:rPr>
          <w:rFonts w:ascii="Times New Roman" w:hAnsi="Times New Roman" w:cs="Times New Roman"/>
          <w:sz w:val="22"/>
          <w:szCs w:val="22"/>
        </w:rPr>
        <w:t xml:space="preserve"> </w:t>
      </w:r>
      <w:r w:rsidR="00E36800" w:rsidRPr="00D61B56">
        <w:rPr>
          <w:rFonts w:ascii="Times New Roman" w:hAnsi="Times New Roman" w:cs="Times New Roman"/>
          <w:sz w:val="22"/>
          <w:szCs w:val="22"/>
        </w:rPr>
        <w:t>am about to submit</w:t>
      </w:r>
      <w:r w:rsidR="00E36800" w:rsidRPr="00AD697C">
        <w:rPr>
          <w:rFonts w:ascii="Times New Roman" w:hAnsi="Times New Roman" w:cs="Times New Roman"/>
          <w:b/>
          <w:bCs/>
          <w:sz w:val="22"/>
          <w:szCs w:val="22"/>
        </w:rPr>
        <w:t xml:space="preserve"> </w:t>
      </w:r>
      <w:r w:rsidR="00A40B26" w:rsidRPr="00AD697C">
        <w:rPr>
          <w:rFonts w:ascii="Times New Roman" w:hAnsi="Times New Roman" w:cs="Times New Roman"/>
          <w:b/>
          <w:bCs/>
          <w:sz w:val="22"/>
          <w:szCs w:val="22"/>
        </w:rPr>
        <w:t>a first authored journal paper</w:t>
      </w:r>
      <w:r w:rsidR="00A624C9">
        <w:rPr>
          <w:rFonts w:ascii="Times New Roman" w:hAnsi="Times New Roman" w:cs="Times New Roman"/>
          <w:sz w:val="22"/>
          <w:szCs w:val="22"/>
        </w:rPr>
        <w:t xml:space="preserve"> ex</w:t>
      </w:r>
      <w:r w:rsidR="00631679">
        <w:rPr>
          <w:rFonts w:ascii="Times New Roman" w:hAnsi="Times New Roman" w:cs="Times New Roman"/>
          <w:sz w:val="22"/>
          <w:szCs w:val="22"/>
        </w:rPr>
        <w:t xml:space="preserve">tending </w:t>
      </w:r>
      <w:r w:rsidR="00E96F8A">
        <w:rPr>
          <w:rFonts w:ascii="Times New Roman" w:hAnsi="Times New Roman" w:cs="Times New Roman"/>
          <w:sz w:val="22"/>
          <w:szCs w:val="22"/>
        </w:rPr>
        <w:t xml:space="preserve">this </w:t>
      </w:r>
      <w:r w:rsidR="0088233C">
        <w:rPr>
          <w:rFonts w:ascii="Times New Roman" w:hAnsi="Times New Roman" w:cs="Times New Roman"/>
          <w:sz w:val="22"/>
          <w:szCs w:val="22"/>
        </w:rPr>
        <w:t>work to</w:t>
      </w:r>
      <w:r w:rsidR="00E96F8A">
        <w:rPr>
          <w:rFonts w:ascii="Times New Roman" w:hAnsi="Times New Roman" w:cs="Times New Roman"/>
          <w:sz w:val="22"/>
          <w:szCs w:val="22"/>
        </w:rPr>
        <w:t xml:space="preserve"> fuel-limited reachable set</w:t>
      </w:r>
      <w:r w:rsidR="003D44F3">
        <w:rPr>
          <w:rFonts w:ascii="Times New Roman" w:hAnsi="Times New Roman" w:cs="Times New Roman"/>
          <w:sz w:val="22"/>
          <w:szCs w:val="22"/>
        </w:rPr>
        <w:t>s</w:t>
      </w:r>
      <w:r w:rsidR="00181AFA">
        <w:rPr>
          <w:rFonts w:ascii="Times New Roman" w:hAnsi="Times New Roman" w:cs="Times New Roman"/>
          <w:sz w:val="22"/>
          <w:szCs w:val="22"/>
        </w:rPr>
        <w:t xml:space="preserve">. </w:t>
      </w:r>
      <w:r w:rsidR="00CF1894">
        <w:rPr>
          <w:rFonts w:ascii="Times New Roman" w:hAnsi="Times New Roman" w:cs="Times New Roman"/>
          <w:sz w:val="22"/>
          <w:szCs w:val="22"/>
        </w:rPr>
        <w:t xml:space="preserve">Senior year </w:t>
      </w:r>
      <w:r w:rsidR="00CF1894" w:rsidRPr="002C5745">
        <w:rPr>
          <w:rFonts w:ascii="Times New Roman" w:hAnsi="Times New Roman" w:cs="Times New Roman"/>
          <w:b/>
          <w:bCs/>
          <w:sz w:val="22"/>
          <w:szCs w:val="22"/>
        </w:rPr>
        <w:t>I c</w:t>
      </w:r>
      <w:r w:rsidR="002561E7" w:rsidRPr="002C5745">
        <w:rPr>
          <w:rFonts w:ascii="Times New Roman" w:hAnsi="Times New Roman" w:cs="Times New Roman"/>
          <w:b/>
          <w:bCs/>
          <w:sz w:val="22"/>
          <w:szCs w:val="22"/>
        </w:rPr>
        <w:t xml:space="preserve">ontributed </w:t>
      </w:r>
      <w:r w:rsidR="00CF1894" w:rsidRPr="002C5745">
        <w:rPr>
          <w:rFonts w:ascii="Times New Roman" w:hAnsi="Times New Roman" w:cs="Times New Roman"/>
          <w:b/>
          <w:bCs/>
          <w:sz w:val="22"/>
          <w:szCs w:val="22"/>
        </w:rPr>
        <w:t>to a conference paper</w:t>
      </w:r>
      <w:r w:rsidR="00842C58">
        <w:rPr>
          <w:rFonts w:ascii="Times New Roman" w:hAnsi="Times New Roman" w:cs="Times New Roman"/>
          <w:sz w:val="22"/>
          <w:szCs w:val="22"/>
        </w:rPr>
        <w:t xml:space="preserve"> studying “forced periodic trajectories” and “pole-sitters” (which are trajectories that stay near the pole of the moon in cislunar space</w:t>
      </w:r>
      <w:r w:rsidR="0044609C">
        <w:rPr>
          <w:rFonts w:ascii="Times New Roman" w:hAnsi="Times New Roman" w:cs="Times New Roman"/>
          <w:sz w:val="22"/>
          <w:szCs w:val="22"/>
        </w:rPr>
        <w:t>)</w:t>
      </w:r>
      <w:ins w:id="66" w:author="Max Zweig" w:date="2025-11-12T21:46:00Z" w16du:dateUtc="2025-11-13T03:46:00Z">
        <w:r w:rsidR="003C6854">
          <w:rPr>
            <w:rFonts w:ascii="Times New Roman" w:hAnsi="Times New Roman" w:cs="Times New Roman"/>
            <w:sz w:val="22"/>
            <w:szCs w:val="22"/>
          </w:rPr>
          <w:t xml:space="preserve"> which</w:t>
        </w:r>
      </w:ins>
      <w:del w:id="67" w:author="Max Zweig" w:date="2025-11-12T21:46:00Z" w16du:dateUtc="2025-11-13T03:46:00Z">
        <w:r w:rsidR="001438B3" w:rsidDel="003C6854">
          <w:rPr>
            <w:rFonts w:ascii="Times New Roman" w:hAnsi="Times New Roman" w:cs="Times New Roman"/>
            <w:sz w:val="22"/>
            <w:szCs w:val="22"/>
          </w:rPr>
          <w:delText>,</w:delText>
        </w:r>
      </w:del>
      <w:r w:rsidR="001438B3">
        <w:rPr>
          <w:rFonts w:ascii="Times New Roman" w:hAnsi="Times New Roman" w:cs="Times New Roman"/>
          <w:sz w:val="22"/>
          <w:szCs w:val="22"/>
        </w:rPr>
        <w:t xml:space="preserve"> </w:t>
      </w:r>
      <w:del w:id="68" w:author="Max Zweig" w:date="2025-11-12T10:20:00Z" w16du:dateUtc="2025-11-12T16:20:00Z">
        <w:r w:rsidR="006800D3" w:rsidDel="00A65760">
          <w:rPr>
            <w:rFonts w:ascii="Times New Roman" w:hAnsi="Times New Roman" w:cs="Times New Roman"/>
            <w:sz w:val="22"/>
            <w:szCs w:val="22"/>
          </w:rPr>
          <w:delText xml:space="preserve">which </w:delText>
        </w:r>
      </w:del>
      <w:ins w:id="69" w:author="Max Zweig" w:date="2025-11-12T10:20:00Z" w16du:dateUtc="2025-11-12T16:20:00Z">
        <w:r w:rsidR="00A65760">
          <w:rPr>
            <w:rFonts w:ascii="Times New Roman" w:hAnsi="Times New Roman" w:cs="Times New Roman"/>
            <w:sz w:val="22"/>
            <w:szCs w:val="22"/>
          </w:rPr>
          <w:t xml:space="preserve"> </w:t>
        </w:r>
      </w:ins>
      <w:r w:rsidR="006800D3">
        <w:rPr>
          <w:rFonts w:ascii="Times New Roman" w:hAnsi="Times New Roman" w:cs="Times New Roman"/>
          <w:sz w:val="22"/>
          <w:szCs w:val="22"/>
        </w:rPr>
        <w:t xml:space="preserve">is scheduled to be submitted </w:t>
      </w:r>
      <w:r w:rsidR="00F94763">
        <w:rPr>
          <w:rFonts w:ascii="Times New Roman" w:hAnsi="Times New Roman" w:cs="Times New Roman"/>
          <w:sz w:val="22"/>
          <w:szCs w:val="22"/>
        </w:rPr>
        <w:t xml:space="preserve">this </w:t>
      </w:r>
      <w:r w:rsidR="000D5925">
        <w:rPr>
          <w:rFonts w:ascii="Times New Roman" w:hAnsi="Times New Roman" w:cs="Times New Roman"/>
          <w:sz w:val="22"/>
          <w:szCs w:val="22"/>
        </w:rPr>
        <w:t xml:space="preserve">November. </w:t>
      </w:r>
    </w:p>
    <w:p w14:paraId="1EB66A10" w14:textId="3FAEE557" w:rsidR="004C7FBA" w:rsidRDefault="002E2EEF" w:rsidP="00540713">
      <w:pPr>
        <w:spacing w:after="0" w:line="240" w:lineRule="auto"/>
        <w:ind w:firstLine="720"/>
        <w:rPr>
          <w:rFonts w:ascii="Times New Roman" w:hAnsi="Times New Roman" w:cs="Times New Roman"/>
          <w:sz w:val="22"/>
          <w:szCs w:val="22"/>
        </w:rPr>
      </w:pPr>
      <w:r>
        <w:rPr>
          <w:rFonts w:ascii="Times New Roman" w:hAnsi="Times New Roman" w:cs="Times New Roman"/>
          <w:sz w:val="22"/>
          <w:szCs w:val="22"/>
        </w:rPr>
        <w:t>T</w:t>
      </w:r>
      <w:r w:rsidR="001F1844">
        <w:rPr>
          <w:rFonts w:ascii="Times New Roman" w:hAnsi="Times New Roman" w:cs="Times New Roman"/>
          <w:sz w:val="22"/>
          <w:szCs w:val="22"/>
        </w:rPr>
        <w:t xml:space="preserve">o complete </w:t>
      </w:r>
      <w:r w:rsidR="0064622F">
        <w:rPr>
          <w:rFonts w:ascii="Times New Roman" w:hAnsi="Times New Roman" w:cs="Times New Roman"/>
          <w:sz w:val="22"/>
          <w:szCs w:val="22"/>
        </w:rPr>
        <w:t>my work on the reachable set conference paper</w:t>
      </w:r>
      <w:r w:rsidR="00234A61">
        <w:rPr>
          <w:rFonts w:ascii="Times New Roman" w:hAnsi="Times New Roman" w:cs="Times New Roman"/>
          <w:sz w:val="22"/>
          <w:szCs w:val="22"/>
        </w:rPr>
        <w:t>,</w:t>
      </w:r>
      <w:r w:rsidR="001F1844">
        <w:rPr>
          <w:rFonts w:ascii="Times New Roman" w:hAnsi="Times New Roman" w:cs="Times New Roman"/>
          <w:sz w:val="22"/>
          <w:szCs w:val="22"/>
        </w:rPr>
        <w:t xml:space="preserve"> I </w:t>
      </w:r>
      <w:r w:rsidR="007F38FC" w:rsidRPr="005B54D8">
        <w:rPr>
          <w:rFonts w:ascii="Times New Roman" w:hAnsi="Times New Roman" w:cs="Times New Roman"/>
          <w:b/>
          <w:bCs/>
          <w:sz w:val="22"/>
          <w:szCs w:val="22"/>
          <w:rPrChange w:id="70" w:author="Max Zweig" w:date="2025-11-12T10:21:00Z" w16du:dateUtc="2025-11-12T16:21:00Z">
            <w:rPr>
              <w:rFonts w:ascii="Times New Roman" w:hAnsi="Times New Roman" w:cs="Times New Roman"/>
              <w:sz w:val="22"/>
              <w:szCs w:val="22"/>
            </w:rPr>
          </w:rPrChange>
        </w:rPr>
        <w:t>self-studied</w:t>
      </w:r>
      <w:r w:rsidR="00A71B7A">
        <w:rPr>
          <w:rFonts w:ascii="Times New Roman" w:hAnsi="Times New Roman" w:cs="Times New Roman"/>
          <w:sz w:val="22"/>
          <w:szCs w:val="22"/>
        </w:rPr>
        <w:t xml:space="preserve"> </w:t>
      </w:r>
      <w:r w:rsidR="00324DFB">
        <w:rPr>
          <w:rFonts w:ascii="Times New Roman" w:hAnsi="Times New Roman" w:cs="Times New Roman"/>
          <w:sz w:val="22"/>
          <w:szCs w:val="22"/>
        </w:rPr>
        <w:t>astrodynamics</w:t>
      </w:r>
      <w:r w:rsidR="00C02F7C">
        <w:rPr>
          <w:rFonts w:ascii="Times New Roman" w:hAnsi="Times New Roman" w:cs="Times New Roman"/>
          <w:sz w:val="22"/>
          <w:szCs w:val="22"/>
        </w:rPr>
        <w:t xml:space="preserve"> </w:t>
      </w:r>
      <w:del w:id="71" w:author="Max Zweig" w:date="2025-11-12T10:21:00Z" w16du:dateUtc="2025-11-12T16:21:00Z">
        <w:r w:rsidR="00351830" w:rsidDel="0053568D">
          <w:rPr>
            <w:rFonts w:ascii="Times New Roman" w:hAnsi="Times New Roman" w:cs="Times New Roman"/>
            <w:sz w:val="22"/>
            <w:szCs w:val="22"/>
          </w:rPr>
          <w:delText>as well as</w:delText>
        </w:r>
      </w:del>
      <w:ins w:id="72" w:author="Max Zweig" w:date="2025-11-12T10:21:00Z" w16du:dateUtc="2025-11-12T16:21:00Z">
        <w:r w:rsidR="0053568D">
          <w:rPr>
            <w:rFonts w:ascii="Times New Roman" w:hAnsi="Times New Roman" w:cs="Times New Roman"/>
            <w:sz w:val="22"/>
            <w:szCs w:val="22"/>
          </w:rPr>
          <w:t>and</w:t>
        </w:r>
      </w:ins>
      <w:r w:rsidR="00351830">
        <w:rPr>
          <w:rFonts w:ascii="Times New Roman" w:hAnsi="Times New Roman" w:cs="Times New Roman"/>
          <w:sz w:val="22"/>
          <w:szCs w:val="22"/>
        </w:rPr>
        <w:t xml:space="preserve"> the numerical linear algebra and optimization</w:t>
      </w:r>
      <w:r w:rsidR="00DC46D4">
        <w:rPr>
          <w:rFonts w:ascii="Times New Roman" w:hAnsi="Times New Roman" w:cs="Times New Roman"/>
          <w:sz w:val="22"/>
          <w:szCs w:val="22"/>
        </w:rPr>
        <w:t xml:space="preserve"> techniques </w:t>
      </w:r>
      <w:r w:rsidR="005650EE">
        <w:rPr>
          <w:rFonts w:ascii="Times New Roman" w:hAnsi="Times New Roman" w:cs="Times New Roman"/>
          <w:sz w:val="22"/>
          <w:szCs w:val="22"/>
        </w:rPr>
        <w:t>we used</w:t>
      </w:r>
      <w:r w:rsidR="002D594B">
        <w:rPr>
          <w:rFonts w:ascii="Times New Roman" w:hAnsi="Times New Roman" w:cs="Times New Roman"/>
          <w:sz w:val="22"/>
          <w:szCs w:val="22"/>
        </w:rPr>
        <w:t xml:space="preserve"> to </w:t>
      </w:r>
      <w:r w:rsidR="005552CE">
        <w:rPr>
          <w:rFonts w:ascii="Times New Roman" w:hAnsi="Times New Roman" w:cs="Times New Roman"/>
          <w:sz w:val="22"/>
          <w:szCs w:val="22"/>
        </w:rPr>
        <w:t>perform our case studies</w:t>
      </w:r>
      <w:r w:rsidR="00613954">
        <w:rPr>
          <w:rFonts w:ascii="Times New Roman" w:hAnsi="Times New Roman" w:cs="Times New Roman"/>
          <w:sz w:val="22"/>
          <w:szCs w:val="22"/>
        </w:rPr>
        <w:t>.</w:t>
      </w:r>
      <w:r w:rsidR="005D3A40">
        <w:rPr>
          <w:rFonts w:ascii="Times New Roman" w:hAnsi="Times New Roman" w:cs="Times New Roman"/>
          <w:sz w:val="22"/>
          <w:szCs w:val="22"/>
        </w:rPr>
        <w:t xml:space="preserve"> I</w:t>
      </w:r>
      <w:del w:id="73" w:author="Max Zweig" w:date="2025-11-12T10:22:00Z" w16du:dateUtc="2025-11-12T16:22:00Z">
        <w:r w:rsidR="005D3A40" w:rsidDel="007E4CC4">
          <w:rPr>
            <w:rFonts w:ascii="Times New Roman" w:hAnsi="Times New Roman" w:cs="Times New Roman"/>
            <w:sz w:val="22"/>
            <w:szCs w:val="22"/>
          </w:rPr>
          <w:delText xml:space="preserve"> </w:delText>
        </w:r>
        <w:r w:rsidR="009116D3" w:rsidDel="007E4CC4">
          <w:rPr>
            <w:rFonts w:ascii="Times New Roman" w:hAnsi="Times New Roman" w:cs="Times New Roman"/>
            <w:sz w:val="22"/>
            <w:szCs w:val="22"/>
          </w:rPr>
          <w:delText>then</w:delText>
        </w:r>
      </w:del>
      <w:r w:rsidR="009116D3">
        <w:rPr>
          <w:rFonts w:ascii="Times New Roman" w:hAnsi="Times New Roman" w:cs="Times New Roman"/>
          <w:sz w:val="22"/>
          <w:szCs w:val="22"/>
        </w:rPr>
        <w:t xml:space="preserve"> wrote code that executed each of these case studies</w:t>
      </w:r>
      <w:r w:rsidR="00353C5D">
        <w:rPr>
          <w:rFonts w:ascii="Times New Roman" w:hAnsi="Times New Roman" w:cs="Times New Roman"/>
          <w:sz w:val="22"/>
          <w:szCs w:val="22"/>
        </w:rPr>
        <w:t xml:space="preserve"> </w:t>
      </w:r>
      <w:del w:id="74" w:author="Max Zweig" w:date="2025-11-12T10:23:00Z" w16du:dateUtc="2025-11-12T16:23:00Z">
        <w:r w:rsidR="00353C5D" w:rsidDel="00142461">
          <w:rPr>
            <w:rFonts w:ascii="Times New Roman" w:hAnsi="Times New Roman" w:cs="Times New Roman"/>
            <w:sz w:val="22"/>
            <w:szCs w:val="22"/>
          </w:rPr>
          <w:delText>as well as</w:delText>
        </w:r>
        <w:r w:rsidR="00B27FB0" w:rsidDel="00142461">
          <w:rPr>
            <w:rFonts w:ascii="Times New Roman" w:hAnsi="Times New Roman" w:cs="Times New Roman"/>
            <w:sz w:val="22"/>
            <w:szCs w:val="22"/>
          </w:rPr>
          <w:delText xml:space="preserve"> wrote</w:delText>
        </w:r>
      </w:del>
      <w:ins w:id="75" w:author="Max Zweig" w:date="2025-11-12T10:23:00Z" w16du:dateUtc="2025-11-12T16:23:00Z">
        <w:r w:rsidR="00142461">
          <w:rPr>
            <w:rFonts w:ascii="Times New Roman" w:hAnsi="Times New Roman" w:cs="Times New Roman"/>
            <w:sz w:val="22"/>
            <w:szCs w:val="22"/>
          </w:rPr>
          <w:t>in addition</w:t>
        </w:r>
        <w:r w:rsidR="00342E56">
          <w:rPr>
            <w:rFonts w:ascii="Times New Roman" w:hAnsi="Times New Roman" w:cs="Times New Roman"/>
            <w:sz w:val="22"/>
            <w:szCs w:val="22"/>
          </w:rPr>
          <w:t xml:space="preserve"> to</w:t>
        </w:r>
      </w:ins>
      <w:r w:rsidR="00B27FB0">
        <w:rPr>
          <w:rFonts w:ascii="Times New Roman" w:hAnsi="Times New Roman" w:cs="Times New Roman"/>
          <w:sz w:val="22"/>
          <w:szCs w:val="22"/>
        </w:rPr>
        <w:t xml:space="preserve"> a significant </w:t>
      </w:r>
      <w:r w:rsidR="009E33F5">
        <w:rPr>
          <w:rFonts w:ascii="Times New Roman" w:hAnsi="Times New Roman" w:cs="Times New Roman"/>
          <w:sz w:val="22"/>
          <w:szCs w:val="22"/>
        </w:rPr>
        <w:t>section</w:t>
      </w:r>
      <w:r w:rsidR="00B27FB0">
        <w:rPr>
          <w:rFonts w:ascii="Times New Roman" w:hAnsi="Times New Roman" w:cs="Times New Roman"/>
          <w:sz w:val="22"/>
          <w:szCs w:val="22"/>
        </w:rPr>
        <w:t xml:space="preserve"> of the conference paper</w:t>
      </w:r>
      <w:r w:rsidR="007842B2">
        <w:rPr>
          <w:rFonts w:ascii="Times New Roman" w:hAnsi="Times New Roman" w:cs="Times New Roman"/>
          <w:sz w:val="22"/>
          <w:szCs w:val="22"/>
        </w:rPr>
        <w:t>.</w:t>
      </w:r>
      <w:r w:rsidR="0055765E">
        <w:rPr>
          <w:rFonts w:ascii="Times New Roman" w:hAnsi="Times New Roman" w:cs="Times New Roman"/>
          <w:sz w:val="22"/>
          <w:szCs w:val="22"/>
        </w:rPr>
        <w:t xml:space="preserve"> </w:t>
      </w:r>
      <w:ins w:id="76" w:author="Max Zweig" w:date="2025-11-12T10:23:00Z" w16du:dateUtc="2025-11-12T16:23:00Z">
        <w:r w:rsidR="00F20249">
          <w:rPr>
            <w:rFonts w:ascii="Times New Roman" w:hAnsi="Times New Roman" w:cs="Times New Roman"/>
            <w:sz w:val="22"/>
            <w:szCs w:val="22"/>
          </w:rPr>
          <w:t>While</w:t>
        </w:r>
      </w:ins>
      <w:del w:id="77" w:author="Max Zweig" w:date="2025-11-12T10:23:00Z" w16du:dateUtc="2025-11-12T16:23:00Z">
        <w:r w:rsidR="00102289" w:rsidDel="00F20249">
          <w:rPr>
            <w:rFonts w:ascii="Times New Roman" w:hAnsi="Times New Roman" w:cs="Times New Roman"/>
            <w:sz w:val="22"/>
            <w:szCs w:val="22"/>
          </w:rPr>
          <w:delText>In</w:delText>
        </w:r>
      </w:del>
      <w:r w:rsidR="00102289">
        <w:rPr>
          <w:rFonts w:ascii="Times New Roman" w:hAnsi="Times New Roman" w:cs="Times New Roman"/>
          <w:sz w:val="22"/>
          <w:szCs w:val="22"/>
        </w:rPr>
        <w:t xml:space="preserve"> working on this </w:t>
      </w:r>
      <w:r w:rsidR="002B2027">
        <w:rPr>
          <w:rFonts w:ascii="Times New Roman" w:hAnsi="Times New Roman" w:cs="Times New Roman"/>
          <w:sz w:val="22"/>
          <w:szCs w:val="22"/>
        </w:rPr>
        <w:t>paper</w:t>
      </w:r>
      <w:ins w:id="78" w:author="Max Zweig" w:date="2025-11-12T10:23:00Z" w16du:dateUtc="2025-11-12T16:23:00Z">
        <w:r w:rsidR="0065135B">
          <w:rPr>
            <w:rFonts w:ascii="Times New Roman" w:hAnsi="Times New Roman" w:cs="Times New Roman"/>
            <w:sz w:val="22"/>
            <w:szCs w:val="22"/>
          </w:rPr>
          <w:t xml:space="preserve"> over the course of my junior year</w:t>
        </w:r>
      </w:ins>
      <w:r w:rsidR="002B2027">
        <w:rPr>
          <w:rFonts w:ascii="Times New Roman" w:hAnsi="Times New Roman" w:cs="Times New Roman"/>
          <w:sz w:val="22"/>
          <w:szCs w:val="22"/>
        </w:rPr>
        <w:t>,</w:t>
      </w:r>
      <w:r w:rsidR="00102289">
        <w:rPr>
          <w:rFonts w:ascii="Times New Roman" w:hAnsi="Times New Roman" w:cs="Times New Roman"/>
          <w:sz w:val="22"/>
          <w:szCs w:val="22"/>
        </w:rPr>
        <w:t xml:space="preserve"> I became familiar with the astrodynamics literature</w:t>
      </w:r>
      <w:r w:rsidR="00285AAE">
        <w:rPr>
          <w:rFonts w:ascii="Times New Roman" w:hAnsi="Times New Roman" w:cs="Times New Roman"/>
          <w:sz w:val="22"/>
          <w:szCs w:val="22"/>
        </w:rPr>
        <w:t xml:space="preserve">, mathematical tools for astrodynamics and control, </w:t>
      </w:r>
      <w:r w:rsidR="00137612">
        <w:rPr>
          <w:rFonts w:ascii="Times New Roman" w:hAnsi="Times New Roman" w:cs="Times New Roman"/>
          <w:sz w:val="22"/>
          <w:szCs w:val="22"/>
        </w:rPr>
        <w:t xml:space="preserve">and </w:t>
      </w:r>
      <w:r w:rsidR="00AF75E6">
        <w:rPr>
          <w:rFonts w:ascii="Times New Roman" w:hAnsi="Times New Roman" w:cs="Times New Roman"/>
          <w:sz w:val="22"/>
          <w:szCs w:val="22"/>
        </w:rPr>
        <w:t>w</w:t>
      </w:r>
      <w:r w:rsidR="00C16A70">
        <w:rPr>
          <w:rFonts w:ascii="Times New Roman" w:hAnsi="Times New Roman" w:cs="Times New Roman"/>
          <w:sz w:val="22"/>
          <w:szCs w:val="22"/>
        </w:rPr>
        <w:t xml:space="preserve">as introduced to the writing process. </w:t>
      </w:r>
      <w:r w:rsidR="006676BA">
        <w:rPr>
          <w:rFonts w:ascii="Times New Roman" w:hAnsi="Times New Roman" w:cs="Times New Roman"/>
          <w:sz w:val="22"/>
          <w:szCs w:val="22"/>
        </w:rPr>
        <w:t>Each of these</w:t>
      </w:r>
      <w:r w:rsidR="003F0456">
        <w:rPr>
          <w:rFonts w:ascii="Times New Roman" w:hAnsi="Times New Roman" w:cs="Times New Roman"/>
          <w:sz w:val="22"/>
          <w:szCs w:val="22"/>
        </w:rPr>
        <w:t xml:space="preserve"> exposures has helped prepare me for success in my graduate program </w:t>
      </w:r>
      <w:del w:id="79" w:author="Max Zweig" w:date="2025-11-12T10:24:00Z" w16du:dateUtc="2025-11-12T16:24:00Z">
        <w:r w:rsidR="003F0456" w:rsidDel="006565D4">
          <w:rPr>
            <w:rFonts w:ascii="Times New Roman" w:hAnsi="Times New Roman" w:cs="Times New Roman"/>
            <w:sz w:val="22"/>
            <w:szCs w:val="22"/>
          </w:rPr>
          <w:delText xml:space="preserve">here </w:delText>
        </w:r>
      </w:del>
      <w:r w:rsidR="003F0456">
        <w:rPr>
          <w:rFonts w:ascii="Times New Roman" w:hAnsi="Times New Roman" w:cs="Times New Roman"/>
          <w:sz w:val="22"/>
          <w:szCs w:val="22"/>
        </w:rPr>
        <w:t>at the University of Minnesota</w:t>
      </w:r>
      <w:r w:rsidR="00C13E39">
        <w:rPr>
          <w:rFonts w:ascii="Times New Roman" w:hAnsi="Times New Roman" w:cs="Times New Roman"/>
          <w:sz w:val="22"/>
          <w:szCs w:val="22"/>
        </w:rPr>
        <w:t>.</w:t>
      </w:r>
    </w:p>
    <w:p w14:paraId="6FE1E7DC" w14:textId="7BDF742C" w:rsidR="00082324" w:rsidRDefault="00E51F20" w:rsidP="00D170CF">
      <w:pPr>
        <w:spacing w:after="0" w:line="240" w:lineRule="auto"/>
        <w:ind w:firstLine="720"/>
        <w:rPr>
          <w:rFonts w:ascii="Times New Roman" w:hAnsi="Times New Roman" w:cs="Times New Roman"/>
          <w:sz w:val="22"/>
          <w:szCs w:val="22"/>
        </w:rPr>
      </w:pPr>
      <w:r>
        <w:rPr>
          <w:rFonts w:ascii="Times New Roman" w:hAnsi="Times New Roman" w:cs="Times New Roman"/>
          <w:sz w:val="22"/>
          <w:szCs w:val="22"/>
        </w:rPr>
        <w:t xml:space="preserve">Continuing </w:t>
      </w:r>
      <w:r w:rsidR="00586BB1">
        <w:rPr>
          <w:rFonts w:ascii="Times New Roman" w:hAnsi="Times New Roman" w:cs="Times New Roman"/>
          <w:sz w:val="22"/>
          <w:szCs w:val="22"/>
        </w:rPr>
        <w:t>my</w:t>
      </w:r>
      <w:r w:rsidR="00F33D72">
        <w:rPr>
          <w:rFonts w:ascii="Times New Roman" w:hAnsi="Times New Roman" w:cs="Times New Roman"/>
          <w:sz w:val="22"/>
          <w:szCs w:val="22"/>
        </w:rPr>
        <w:t xml:space="preserve"> senior year</w:t>
      </w:r>
      <w:r w:rsidR="00A9494C">
        <w:rPr>
          <w:rFonts w:ascii="Times New Roman" w:hAnsi="Times New Roman" w:cs="Times New Roman"/>
          <w:sz w:val="22"/>
          <w:szCs w:val="22"/>
        </w:rPr>
        <w:t>,</w:t>
      </w:r>
      <w:r w:rsidR="00F33D72">
        <w:rPr>
          <w:rFonts w:ascii="Times New Roman" w:hAnsi="Times New Roman" w:cs="Times New Roman"/>
          <w:sz w:val="22"/>
          <w:szCs w:val="22"/>
        </w:rPr>
        <w:t xml:space="preserve"> </w:t>
      </w:r>
      <w:r w:rsidR="009620FC">
        <w:rPr>
          <w:rFonts w:ascii="Times New Roman" w:hAnsi="Times New Roman" w:cs="Times New Roman"/>
          <w:sz w:val="22"/>
          <w:szCs w:val="22"/>
        </w:rPr>
        <w:t>I collaborated remotely with J</w:t>
      </w:r>
      <w:r w:rsidR="003C67D6">
        <w:rPr>
          <w:rFonts w:ascii="Times New Roman" w:hAnsi="Times New Roman" w:cs="Times New Roman"/>
          <w:sz w:val="22"/>
          <w:szCs w:val="22"/>
        </w:rPr>
        <w:t>a</w:t>
      </w:r>
      <w:r w:rsidR="009620FC">
        <w:rPr>
          <w:rFonts w:ascii="Times New Roman" w:hAnsi="Times New Roman" w:cs="Times New Roman"/>
          <w:sz w:val="22"/>
          <w:szCs w:val="22"/>
        </w:rPr>
        <w:t xml:space="preserve">ckson when he became a </w:t>
      </w:r>
      <w:r w:rsidR="00120CCB">
        <w:rPr>
          <w:rFonts w:ascii="Times New Roman" w:hAnsi="Times New Roman" w:cs="Times New Roman"/>
          <w:sz w:val="22"/>
          <w:szCs w:val="22"/>
        </w:rPr>
        <w:t>p</w:t>
      </w:r>
      <w:r w:rsidR="00CC21E3">
        <w:rPr>
          <w:rFonts w:ascii="Times New Roman" w:hAnsi="Times New Roman" w:cs="Times New Roman"/>
          <w:sz w:val="22"/>
          <w:szCs w:val="22"/>
        </w:rPr>
        <w:t>rofessor</w:t>
      </w:r>
      <w:r w:rsidR="009620FC">
        <w:rPr>
          <w:rFonts w:ascii="Times New Roman" w:hAnsi="Times New Roman" w:cs="Times New Roman"/>
          <w:sz w:val="22"/>
          <w:szCs w:val="22"/>
        </w:rPr>
        <w:t xml:space="preserve"> </w:t>
      </w:r>
      <w:r w:rsidR="007D7A35">
        <w:rPr>
          <w:rFonts w:ascii="Times New Roman" w:hAnsi="Times New Roman" w:cs="Times New Roman"/>
          <w:sz w:val="22"/>
          <w:szCs w:val="22"/>
        </w:rPr>
        <w:t>at</w:t>
      </w:r>
      <w:r w:rsidR="00175C1C">
        <w:rPr>
          <w:rFonts w:ascii="Times New Roman" w:hAnsi="Times New Roman" w:cs="Times New Roman"/>
          <w:sz w:val="22"/>
          <w:szCs w:val="22"/>
        </w:rPr>
        <w:t xml:space="preserve"> </w:t>
      </w:r>
      <w:r w:rsidR="009620FC">
        <w:rPr>
          <w:rFonts w:ascii="Times New Roman" w:hAnsi="Times New Roman" w:cs="Times New Roman"/>
          <w:sz w:val="22"/>
          <w:szCs w:val="22"/>
        </w:rPr>
        <w:t xml:space="preserve">Utah State University through SIOS Lab at Cornell. </w:t>
      </w:r>
      <w:r w:rsidR="009778EF">
        <w:rPr>
          <w:rFonts w:ascii="Times New Roman" w:hAnsi="Times New Roman" w:cs="Times New Roman"/>
          <w:sz w:val="22"/>
          <w:szCs w:val="22"/>
        </w:rPr>
        <w:t xml:space="preserve">During our </w:t>
      </w:r>
      <w:r w:rsidR="00036F94">
        <w:rPr>
          <w:rFonts w:ascii="Times New Roman" w:hAnsi="Times New Roman" w:cs="Times New Roman"/>
          <w:sz w:val="22"/>
          <w:szCs w:val="22"/>
        </w:rPr>
        <w:t>collaboration</w:t>
      </w:r>
      <w:r w:rsidR="009778EF">
        <w:rPr>
          <w:rFonts w:ascii="Times New Roman" w:hAnsi="Times New Roman" w:cs="Times New Roman"/>
          <w:sz w:val="22"/>
          <w:szCs w:val="22"/>
        </w:rPr>
        <w:t xml:space="preserve">, </w:t>
      </w:r>
      <w:r w:rsidR="009620FC">
        <w:rPr>
          <w:rFonts w:ascii="Times New Roman" w:hAnsi="Times New Roman" w:cs="Times New Roman"/>
          <w:sz w:val="22"/>
          <w:szCs w:val="22"/>
        </w:rPr>
        <w:t>I</w:t>
      </w:r>
      <w:r w:rsidR="00F14BF6">
        <w:rPr>
          <w:rFonts w:ascii="Times New Roman" w:hAnsi="Times New Roman" w:cs="Times New Roman"/>
          <w:sz w:val="22"/>
          <w:szCs w:val="22"/>
        </w:rPr>
        <w:t xml:space="preserve"> extended </w:t>
      </w:r>
      <w:r w:rsidR="00B701EC">
        <w:rPr>
          <w:rFonts w:ascii="Times New Roman" w:hAnsi="Times New Roman" w:cs="Times New Roman"/>
          <w:sz w:val="22"/>
          <w:szCs w:val="22"/>
        </w:rPr>
        <w:t>our previous work on reachability to a new “fuel and thrust constrained” control authority</w:t>
      </w:r>
      <w:r w:rsidR="00804DB3">
        <w:rPr>
          <w:rFonts w:ascii="Times New Roman" w:hAnsi="Times New Roman" w:cs="Times New Roman"/>
          <w:sz w:val="22"/>
          <w:szCs w:val="22"/>
        </w:rPr>
        <w:t>,</w:t>
      </w:r>
      <w:r w:rsidR="00DD3E18">
        <w:rPr>
          <w:rFonts w:ascii="Times New Roman" w:hAnsi="Times New Roman" w:cs="Times New Roman"/>
          <w:sz w:val="22"/>
          <w:szCs w:val="22"/>
        </w:rPr>
        <w:t xml:space="preserve"> </w:t>
      </w:r>
      <w:r w:rsidR="00804DB3">
        <w:rPr>
          <w:rFonts w:ascii="Times New Roman" w:hAnsi="Times New Roman" w:cs="Times New Roman"/>
          <w:sz w:val="22"/>
          <w:szCs w:val="22"/>
        </w:rPr>
        <w:t>i</w:t>
      </w:r>
      <w:r w:rsidR="0078385C">
        <w:rPr>
          <w:rFonts w:ascii="Times New Roman" w:hAnsi="Times New Roman" w:cs="Times New Roman"/>
          <w:sz w:val="22"/>
          <w:szCs w:val="22"/>
        </w:rPr>
        <w:t>n the process</w:t>
      </w:r>
      <w:r w:rsidR="00D0193F">
        <w:rPr>
          <w:rFonts w:ascii="Times New Roman" w:hAnsi="Times New Roman" w:cs="Times New Roman"/>
          <w:sz w:val="22"/>
          <w:szCs w:val="22"/>
        </w:rPr>
        <w:t xml:space="preserve"> </w:t>
      </w:r>
      <w:r w:rsidR="00C440B0">
        <w:rPr>
          <w:rFonts w:ascii="Times New Roman" w:hAnsi="Times New Roman" w:cs="Times New Roman"/>
          <w:sz w:val="22"/>
          <w:szCs w:val="22"/>
        </w:rPr>
        <w:t>perform</w:t>
      </w:r>
      <w:r w:rsidR="00F91B35">
        <w:rPr>
          <w:rFonts w:ascii="Times New Roman" w:hAnsi="Times New Roman" w:cs="Times New Roman"/>
          <w:sz w:val="22"/>
          <w:szCs w:val="22"/>
        </w:rPr>
        <w:t>ing</w:t>
      </w:r>
      <w:r w:rsidR="00C440B0">
        <w:rPr>
          <w:rFonts w:ascii="Times New Roman" w:hAnsi="Times New Roman" w:cs="Times New Roman"/>
          <w:sz w:val="22"/>
          <w:szCs w:val="22"/>
        </w:rPr>
        <w:t xml:space="preserve"> the </w:t>
      </w:r>
      <w:r w:rsidR="00C440B0" w:rsidRPr="00F149CD">
        <w:rPr>
          <w:rFonts w:ascii="Times New Roman" w:hAnsi="Times New Roman" w:cs="Times New Roman"/>
          <w:b/>
          <w:bCs/>
          <w:sz w:val="22"/>
          <w:szCs w:val="22"/>
        </w:rPr>
        <w:t xml:space="preserve">first study of </w:t>
      </w:r>
      <w:r w:rsidR="00A80D13" w:rsidRPr="00F149CD">
        <w:rPr>
          <w:rFonts w:ascii="Times New Roman" w:hAnsi="Times New Roman" w:cs="Times New Roman"/>
          <w:b/>
          <w:bCs/>
          <w:sz w:val="22"/>
          <w:szCs w:val="22"/>
        </w:rPr>
        <w:t>reachable-</w:t>
      </w:r>
      <w:r w:rsidR="00C440B0" w:rsidRPr="00F149CD">
        <w:rPr>
          <w:rFonts w:ascii="Times New Roman" w:hAnsi="Times New Roman" w:cs="Times New Roman"/>
          <w:b/>
          <w:bCs/>
          <w:sz w:val="22"/>
          <w:szCs w:val="22"/>
        </w:rPr>
        <w:t xml:space="preserve">optimal switching </w:t>
      </w:r>
      <w:r w:rsidR="003C3BEF" w:rsidRPr="00F149CD">
        <w:rPr>
          <w:rFonts w:ascii="Times New Roman" w:hAnsi="Times New Roman" w:cs="Times New Roman"/>
          <w:b/>
          <w:bCs/>
          <w:sz w:val="22"/>
          <w:szCs w:val="22"/>
        </w:rPr>
        <w:t>surface</w:t>
      </w:r>
      <w:r w:rsidR="00570FCB" w:rsidRPr="00F149CD">
        <w:rPr>
          <w:rFonts w:ascii="Times New Roman" w:hAnsi="Times New Roman" w:cs="Times New Roman"/>
          <w:b/>
          <w:bCs/>
          <w:sz w:val="22"/>
          <w:szCs w:val="22"/>
        </w:rPr>
        <w:t>s</w:t>
      </w:r>
      <w:r w:rsidR="003C3BEF">
        <w:rPr>
          <w:rFonts w:ascii="Times New Roman" w:hAnsi="Times New Roman" w:cs="Times New Roman"/>
          <w:sz w:val="22"/>
          <w:szCs w:val="22"/>
        </w:rPr>
        <w:t xml:space="preserve"> </w:t>
      </w:r>
      <w:r w:rsidR="00891517">
        <w:rPr>
          <w:rFonts w:ascii="Times New Roman" w:hAnsi="Times New Roman" w:cs="Times New Roman"/>
          <w:sz w:val="22"/>
          <w:szCs w:val="22"/>
        </w:rPr>
        <w:t>that I have seen in the literature</w:t>
      </w:r>
      <w:r w:rsidR="00152B0A">
        <w:rPr>
          <w:rFonts w:ascii="Times New Roman" w:hAnsi="Times New Roman" w:cs="Times New Roman"/>
          <w:sz w:val="22"/>
          <w:szCs w:val="22"/>
        </w:rPr>
        <w:t xml:space="preserve"> and </w:t>
      </w:r>
      <w:r w:rsidR="0075093B">
        <w:rPr>
          <w:rFonts w:ascii="Times New Roman" w:hAnsi="Times New Roman" w:cs="Times New Roman"/>
          <w:sz w:val="22"/>
          <w:szCs w:val="22"/>
        </w:rPr>
        <w:t>put</w:t>
      </w:r>
      <w:r w:rsidR="0036293B">
        <w:rPr>
          <w:rFonts w:ascii="Times New Roman" w:hAnsi="Times New Roman" w:cs="Times New Roman"/>
          <w:sz w:val="22"/>
          <w:szCs w:val="22"/>
        </w:rPr>
        <w:t>ting</w:t>
      </w:r>
      <w:r w:rsidR="0075093B">
        <w:rPr>
          <w:rFonts w:ascii="Times New Roman" w:hAnsi="Times New Roman" w:cs="Times New Roman"/>
          <w:sz w:val="22"/>
          <w:szCs w:val="22"/>
        </w:rPr>
        <w:t xml:space="preserve"> novel bounds </w:t>
      </w:r>
      <w:r w:rsidR="009502CD">
        <w:rPr>
          <w:rFonts w:ascii="Times New Roman" w:hAnsi="Times New Roman" w:cs="Times New Roman"/>
          <w:sz w:val="22"/>
          <w:szCs w:val="22"/>
        </w:rPr>
        <w:t>on the fuel-limited reachable</w:t>
      </w:r>
      <w:r w:rsidR="008174EC">
        <w:rPr>
          <w:rFonts w:ascii="Times New Roman" w:hAnsi="Times New Roman" w:cs="Times New Roman"/>
          <w:sz w:val="22"/>
          <w:szCs w:val="22"/>
        </w:rPr>
        <w:t xml:space="preserve"> set</w:t>
      </w:r>
      <w:r w:rsidR="00AD2D04">
        <w:rPr>
          <w:rFonts w:ascii="Times New Roman" w:hAnsi="Times New Roman" w:cs="Times New Roman"/>
          <w:sz w:val="22"/>
          <w:szCs w:val="22"/>
        </w:rPr>
        <w:t>.</w:t>
      </w:r>
      <w:r w:rsidR="009502CD">
        <w:rPr>
          <w:rFonts w:ascii="Times New Roman" w:hAnsi="Times New Roman" w:cs="Times New Roman"/>
          <w:sz w:val="22"/>
          <w:szCs w:val="22"/>
        </w:rPr>
        <w:t xml:space="preserve"> </w:t>
      </w:r>
      <w:r w:rsidR="00BD125D">
        <w:rPr>
          <w:rFonts w:ascii="Times New Roman" w:hAnsi="Times New Roman" w:cs="Times New Roman"/>
          <w:sz w:val="22"/>
          <w:szCs w:val="22"/>
        </w:rPr>
        <w:t xml:space="preserve">Computing this fuel-limited reachable set was extremely difficult – it took me months to understand </w:t>
      </w:r>
      <w:r w:rsidR="0074453D">
        <w:rPr>
          <w:rFonts w:ascii="Times New Roman" w:hAnsi="Times New Roman" w:cs="Times New Roman"/>
          <w:sz w:val="22"/>
          <w:szCs w:val="22"/>
        </w:rPr>
        <w:t>why my al</w:t>
      </w:r>
      <w:r w:rsidR="001F07E9">
        <w:rPr>
          <w:rFonts w:ascii="Times New Roman" w:hAnsi="Times New Roman" w:cs="Times New Roman"/>
          <w:sz w:val="22"/>
          <w:szCs w:val="22"/>
        </w:rPr>
        <w:t>gorithm was struggling</w:t>
      </w:r>
      <w:r w:rsidR="007D225B">
        <w:rPr>
          <w:rFonts w:ascii="Times New Roman" w:hAnsi="Times New Roman" w:cs="Times New Roman"/>
          <w:sz w:val="22"/>
          <w:szCs w:val="22"/>
        </w:rPr>
        <w:t xml:space="preserve">, </w:t>
      </w:r>
      <w:r w:rsidR="004B1229">
        <w:rPr>
          <w:rFonts w:ascii="Times New Roman" w:hAnsi="Times New Roman" w:cs="Times New Roman"/>
          <w:sz w:val="22"/>
          <w:szCs w:val="22"/>
        </w:rPr>
        <w:t xml:space="preserve">but I stuck with it </w:t>
      </w:r>
      <w:r w:rsidR="0097363A">
        <w:rPr>
          <w:rFonts w:ascii="Times New Roman" w:hAnsi="Times New Roman" w:cs="Times New Roman"/>
          <w:sz w:val="22"/>
          <w:szCs w:val="22"/>
        </w:rPr>
        <w:t xml:space="preserve">and eventually </w:t>
      </w:r>
      <w:r w:rsidR="006D1C84">
        <w:rPr>
          <w:rFonts w:ascii="Times New Roman" w:hAnsi="Times New Roman" w:cs="Times New Roman"/>
          <w:sz w:val="22"/>
          <w:szCs w:val="22"/>
        </w:rPr>
        <w:t>realized</w:t>
      </w:r>
      <w:r w:rsidR="0093100E">
        <w:rPr>
          <w:rFonts w:ascii="Times New Roman" w:hAnsi="Times New Roman" w:cs="Times New Roman"/>
          <w:sz w:val="22"/>
          <w:szCs w:val="22"/>
        </w:rPr>
        <w:t xml:space="preserve"> a</w:t>
      </w:r>
      <w:r w:rsidR="006D1C84">
        <w:rPr>
          <w:rFonts w:ascii="Times New Roman" w:hAnsi="Times New Roman" w:cs="Times New Roman"/>
          <w:sz w:val="22"/>
          <w:szCs w:val="22"/>
        </w:rPr>
        <w:t xml:space="preserve"> hidden</w:t>
      </w:r>
      <w:r w:rsidR="0093100E">
        <w:rPr>
          <w:rFonts w:ascii="Times New Roman" w:hAnsi="Times New Roman" w:cs="Times New Roman"/>
          <w:sz w:val="22"/>
          <w:szCs w:val="22"/>
        </w:rPr>
        <w:t xml:space="preserve"> “bifurcation” </w:t>
      </w:r>
      <w:r w:rsidR="00044E60">
        <w:rPr>
          <w:rFonts w:ascii="Times New Roman" w:hAnsi="Times New Roman" w:cs="Times New Roman"/>
          <w:sz w:val="22"/>
          <w:szCs w:val="22"/>
        </w:rPr>
        <w:t>was causing the difficulties</w:t>
      </w:r>
      <w:r w:rsidR="0097363A">
        <w:rPr>
          <w:rFonts w:ascii="Times New Roman" w:hAnsi="Times New Roman" w:cs="Times New Roman"/>
          <w:sz w:val="22"/>
          <w:szCs w:val="22"/>
        </w:rPr>
        <w:t>.</w:t>
      </w:r>
      <w:r w:rsidR="00AD7D56">
        <w:rPr>
          <w:rFonts w:ascii="Times New Roman" w:hAnsi="Times New Roman" w:cs="Times New Roman"/>
          <w:sz w:val="22"/>
          <w:szCs w:val="22"/>
        </w:rPr>
        <w:t xml:space="preserve"> </w:t>
      </w:r>
      <w:r w:rsidR="00983262">
        <w:rPr>
          <w:rFonts w:ascii="Times New Roman" w:hAnsi="Times New Roman" w:cs="Times New Roman"/>
          <w:sz w:val="22"/>
          <w:szCs w:val="22"/>
        </w:rPr>
        <w:t xml:space="preserve">After </w:t>
      </w:r>
      <w:r w:rsidR="005441DE">
        <w:rPr>
          <w:rFonts w:ascii="Times New Roman" w:hAnsi="Times New Roman" w:cs="Times New Roman"/>
          <w:sz w:val="22"/>
          <w:szCs w:val="22"/>
        </w:rPr>
        <w:t>taking a closer look</w:t>
      </w:r>
      <w:r w:rsidR="00983262">
        <w:rPr>
          <w:rFonts w:ascii="Times New Roman" w:hAnsi="Times New Roman" w:cs="Times New Roman"/>
          <w:sz w:val="22"/>
          <w:szCs w:val="22"/>
        </w:rPr>
        <w:t xml:space="preserve"> </w:t>
      </w:r>
      <w:r w:rsidR="005441DE">
        <w:rPr>
          <w:rFonts w:ascii="Times New Roman" w:hAnsi="Times New Roman" w:cs="Times New Roman"/>
          <w:sz w:val="22"/>
          <w:szCs w:val="22"/>
        </w:rPr>
        <w:t xml:space="preserve">at the </w:t>
      </w:r>
      <w:r w:rsidR="005441DE">
        <w:rPr>
          <w:rFonts w:ascii="Times New Roman" w:hAnsi="Times New Roman" w:cs="Times New Roman"/>
          <w:sz w:val="22"/>
          <w:szCs w:val="22"/>
        </w:rPr>
        <w:lastRenderedPageBreak/>
        <w:t>work of</w:t>
      </w:r>
      <w:r w:rsidR="00983262">
        <w:rPr>
          <w:rFonts w:ascii="Times New Roman" w:hAnsi="Times New Roman" w:cs="Times New Roman"/>
          <w:sz w:val="22"/>
          <w:szCs w:val="22"/>
        </w:rPr>
        <w:t xml:space="preserve"> other authors </w:t>
      </w:r>
      <w:r w:rsidR="004F11AE">
        <w:rPr>
          <w:rFonts w:ascii="Times New Roman" w:hAnsi="Times New Roman" w:cs="Times New Roman"/>
          <w:sz w:val="22"/>
          <w:szCs w:val="22"/>
        </w:rPr>
        <w:t xml:space="preserve">studying a similar problem, I realized that </w:t>
      </w:r>
      <w:r w:rsidR="00120AAC">
        <w:rPr>
          <w:rFonts w:ascii="Times New Roman" w:hAnsi="Times New Roman" w:cs="Times New Roman"/>
          <w:sz w:val="22"/>
          <w:szCs w:val="22"/>
        </w:rPr>
        <w:t xml:space="preserve">these bifurcations </w:t>
      </w:r>
      <w:r w:rsidR="00F64AD3">
        <w:rPr>
          <w:rFonts w:ascii="Times New Roman" w:hAnsi="Times New Roman" w:cs="Times New Roman"/>
          <w:sz w:val="22"/>
          <w:szCs w:val="22"/>
        </w:rPr>
        <w:t>were the cause for unexplained difficulties that they had pointed out in their work</w:t>
      </w:r>
      <w:r w:rsidR="00120AAC">
        <w:rPr>
          <w:rFonts w:ascii="Times New Roman" w:hAnsi="Times New Roman" w:cs="Times New Roman"/>
          <w:sz w:val="22"/>
          <w:szCs w:val="22"/>
        </w:rPr>
        <w:t xml:space="preserve">. </w:t>
      </w:r>
      <w:ins w:id="80" w:author="Max Zweig" w:date="2025-11-12T10:26:00Z" w16du:dateUtc="2025-11-12T16:26:00Z">
        <w:r w:rsidR="00A9602A">
          <w:rPr>
            <w:rFonts w:ascii="Times New Roman" w:hAnsi="Times New Roman" w:cs="Times New Roman"/>
            <w:sz w:val="22"/>
            <w:szCs w:val="22"/>
          </w:rPr>
          <w:t xml:space="preserve">Looking back, </w:t>
        </w:r>
      </w:ins>
      <w:del w:id="81" w:author="Max Zweig" w:date="2025-11-12T10:25:00Z" w16du:dateUtc="2025-11-12T16:25:00Z">
        <w:r w:rsidR="00DC4DFC" w:rsidDel="00AB1E90">
          <w:rPr>
            <w:rFonts w:ascii="Times New Roman" w:hAnsi="Times New Roman" w:cs="Times New Roman"/>
            <w:sz w:val="22"/>
            <w:szCs w:val="22"/>
          </w:rPr>
          <w:delText xml:space="preserve">Looking back, I realize now that </w:delText>
        </w:r>
      </w:del>
      <w:ins w:id="82" w:author="Max Zweig" w:date="2025-11-12T10:26:00Z" w16du:dateUtc="2025-11-12T16:26:00Z">
        <w:r w:rsidR="00D47B60">
          <w:rPr>
            <w:rFonts w:ascii="Times New Roman" w:hAnsi="Times New Roman" w:cs="Times New Roman"/>
            <w:sz w:val="22"/>
            <w:szCs w:val="22"/>
          </w:rPr>
          <w:t>t</w:t>
        </w:r>
      </w:ins>
      <w:del w:id="83" w:author="Max Zweig" w:date="2025-11-12T10:26:00Z" w16du:dateUtc="2025-11-12T16:26:00Z">
        <w:r w:rsidR="00DC4DFC" w:rsidDel="00AB1E90">
          <w:rPr>
            <w:rFonts w:ascii="Times New Roman" w:hAnsi="Times New Roman" w:cs="Times New Roman"/>
            <w:sz w:val="22"/>
            <w:szCs w:val="22"/>
          </w:rPr>
          <w:delText>t</w:delText>
        </w:r>
      </w:del>
      <w:r w:rsidR="00A62BBE">
        <w:rPr>
          <w:rFonts w:ascii="Times New Roman" w:hAnsi="Times New Roman" w:cs="Times New Roman"/>
          <w:sz w:val="22"/>
          <w:szCs w:val="22"/>
        </w:rPr>
        <w:t>he tenacity that it took for me to stick</w:t>
      </w:r>
      <w:r w:rsidR="0059094F">
        <w:rPr>
          <w:rFonts w:ascii="Times New Roman" w:hAnsi="Times New Roman" w:cs="Times New Roman"/>
          <w:sz w:val="22"/>
          <w:szCs w:val="22"/>
        </w:rPr>
        <w:t xml:space="preserve"> with this </w:t>
      </w:r>
      <w:r w:rsidR="00A96715">
        <w:rPr>
          <w:rFonts w:ascii="Times New Roman" w:hAnsi="Times New Roman" w:cs="Times New Roman"/>
          <w:sz w:val="22"/>
          <w:szCs w:val="22"/>
        </w:rPr>
        <w:t xml:space="preserve">project over a </w:t>
      </w:r>
      <w:r w:rsidR="00866ADD">
        <w:rPr>
          <w:rFonts w:ascii="Times New Roman" w:hAnsi="Times New Roman" w:cs="Times New Roman"/>
          <w:sz w:val="22"/>
          <w:szCs w:val="22"/>
        </w:rPr>
        <w:t xml:space="preserve">year of remote </w:t>
      </w:r>
      <w:r w:rsidR="00C00B9C">
        <w:rPr>
          <w:rFonts w:ascii="Times New Roman" w:hAnsi="Times New Roman" w:cs="Times New Roman"/>
          <w:sz w:val="22"/>
          <w:szCs w:val="22"/>
        </w:rPr>
        <w:t>collaboration</w:t>
      </w:r>
      <w:r w:rsidR="00B66397">
        <w:rPr>
          <w:rFonts w:ascii="Times New Roman" w:hAnsi="Times New Roman" w:cs="Times New Roman"/>
          <w:sz w:val="22"/>
          <w:szCs w:val="22"/>
        </w:rPr>
        <w:t xml:space="preserve"> </w:t>
      </w:r>
      <w:r w:rsidR="00A63E73">
        <w:rPr>
          <w:rFonts w:ascii="Times New Roman" w:hAnsi="Times New Roman" w:cs="Times New Roman"/>
          <w:sz w:val="22"/>
          <w:szCs w:val="22"/>
        </w:rPr>
        <w:t>will drive me to success in my graduate program</w:t>
      </w:r>
      <w:r w:rsidR="0090014A">
        <w:rPr>
          <w:rFonts w:ascii="Times New Roman" w:hAnsi="Times New Roman" w:cs="Times New Roman"/>
          <w:sz w:val="22"/>
          <w:szCs w:val="22"/>
        </w:rPr>
        <w:t xml:space="preserve">. </w:t>
      </w:r>
      <w:ins w:id="84" w:author="Max Zweig" w:date="2025-11-12T21:47:00Z" w16du:dateUtc="2025-11-13T03:47:00Z">
        <w:r w:rsidR="002427E8">
          <w:rPr>
            <w:rFonts w:ascii="Times New Roman" w:hAnsi="Times New Roman" w:cs="Times New Roman"/>
            <w:sz w:val="22"/>
            <w:szCs w:val="22"/>
          </w:rPr>
          <w:t>St</w:t>
        </w:r>
      </w:ins>
      <w:ins w:id="85" w:author="Max Zweig" w:date="2025-11-12T22:37:00Z" w16du:dateUtc="2025-11-13T04:37:00Z">
        <w:r w:rsidR="00852D15">
          <w:rPr>
            <w:rFonts w:ascii="Times New Roman" w:hAnsi="Times New Roman" w:cs="Times New Roman"/>
            <w:sz w:val="22"/>
            <w:szCs w:val="22"/>
          </w:rPr>
          <w:t>ruggling</w:t>
        </w:r>
      </w:ins>
      <w:ins w:id="86" w:author="Max Zweig" w:date="2025-11-12T21:47:00Z" w16du:dateUtc="2025-11-13T03:47:00Z">
        <w:r w:rsidR="002427E8">
          <w:rPr>
            <w:rFonts w:ascii="Times New Roman" w:hAnsi="Times New Roman" w:cs="Times New Roman"/>
            <w:sz w:val="22"/>
            <w:szCs w:val="22"/>
          </w:rPr>
          <w:t xml:space="preserve"> with the problem </w:t>
        </w:r>
      </w:ins>
      <w:ins w:id="87" w:author="Max Zweig" w:date="2025-11-12T22:38:00Z" w16du:dateUtc="2025-11-13T04:38:00Z">
        <w:r w:rsidR="00800F7D">
          <w:rPr>
            <w:rFonts w:ascii="Times New Roman" w:hAnsi="Times New Roman" w:cs="Times New Roman"/>
            <w:sz w:val="22"/>
            <w:szCs w:val="22"/>
          </w:rPr>
          <w:t xml:space="preserve">for </w:t>
        </w:r>
      </w:ins>
      <w:ins w:id="88" w:author="Max Zweig" w:date="2025-11-12T21:47:00Z" w16du:dateUtc="2025-11-13T03:47:00Z">
        <w:r w:rsidR="00982A4A">
          <w:rPr>
            <w:rFonts w:ascii="Times New Roman" w:hAnsi="Times New Roman" w:cs="Times New Roman"/>
            <w:sz w:val="22"/>
            <w:szCs w:val="22"/>
          </w:rPr>
          <w:t>all those months un</w:t>
        </w:r>
      </w:ins>
      <w:ins w:id="89" w:author="Max Zweig" w:date="2025-11-12T21:48:00Z" w16du:dateUtc="2025-11-13T03:48:00Z">
        <w:r w:rsidR="00982A4A">
          <w:rPr>
            <w:rFonts w:ascii="Times New Roman" w:hAnsi="Times New Roman" w:cs="Times New Roman"/>
            <w:sz w:val="22"/>
            <w:szCs w:val="22"/>
          </w:rPr>
          <w:t xml:space="preserve">til I understood it was extraordinarily </w:t>
        </w:r>
      </w:ins>
      <w:ins w:id="90" w:author="Max Zweig" w:date="2025-11-12T22:38:00Z" w16du:dateUtc="2025-11-13T04:38:00Z">
        <w:r w:rsidR="00001939">
          <w:rPr>
            <w:rFonts w:ascii="Times New Roman" w:hAnsi="Times New Roman" w:cs="Times New Roman"/>
            <w:sz w:val="22"/>
            <w:szCs w:val="22"/>
          </w:rPr>
          <w:t>satisfying and</w:t>
        </w:r>
      </w:ins>
      <w:ins w:id="91" w:author="Max Zweig" w:date="2025-11-12T21:48:00Z" w16du:dateUtc="2025-11-13T03:48:00Z">
        <w:r w:rsidR="00B40957">
          <w:rPr>
            <w:rFonts w:ascii="Times New Roman" w:hAnsi="Times New Roman" w:cs="Times New Roman"/>
            <w:sz w:val="22"/>
            <w:szCs w:val="22"/>
          </w:rPr>
          <w:t xml:space="preserve"> makes me </w:t>
        </w:r>
      </w:ins>
      <w:ins w:id="92" w:author="Max Zweig" w:date="2025-11-12T21:53:00Z" w16du:dateUtc="2025-11-13T03:53:00Z">
        <w:r w:rsidR="00C306AC">
          <w:rPr>
            <w:rFonts w:ascii="Times New Roman" w:hAnsi="Times New Roman" w:cs="Times New Roman"/>
            <w:sz w:val="22"/>
            <w:szCs w:val="22"/>
          </w:rPr>
          <w:t>excited for</w:t>
        </w:r>
      </w:ins>
      <w:ins w:id="93" w:author="Max Zweig" w:date="2025-11-12T21:48:00Z" w16du:dateUtc="2025-11-13T03:48:00Z">
        <w:r w:rsidR="00B40957">
          <w:rPr>
            <w:rFonts w:ascii="Times New Roman" w:hAnsi="Times New Roman" w:cs="Times New Roman"/>
            <w:sz w:val="22"/>
            <w:szCs w:val="22"/>
          </w:rPr>
          <w:t xml:space="preserve"> the challenge of future </w:t>
        </w:r>
        <w:r w:rsidR="0093098F">
          <w:rPr>
            <w:rFonts w:ascii="Times New Roman" w:hAnsi="Times New Roman" w:cs="Times New Roman"/>
            <w:sz w:val="22"/>
            <w:szCs w:val="22"/>
          </w:rPr>
          <w:t>research</w:t>
        </w:r>
        <w:r w:rsidR="00813801">
          <w:rPr>
            <w:rFonts w:ascii="Times New Roman" w:hAnsi="Times New Roman" w:cs="Times New Roman"/>
            <w:sz w:val="22"/>
            <w:szCs w:val="22"/>
          </w:rPr>
          <w:t>.</w:t>
        </w:r>
      </w:ins>
      <w:ins w:id="94" w:author="Max Zweig" w:date="2025-11-12T21:47:00Z" w16du:dateUtc="2025-11-13T03:47:00Z">
        <w:r w:rsidR="007D1C5C">
          <w:rPr>
            <w:rFonts w:ascii="Times New Roman" w:hAnsi="Times New Roman" w:cs="Times New Roman"/>
            <w:sz w:val="22"/>
            <w:szCs w:val="22"/>
          </w:rPr>
          <w:t xml:space="preserve"> </w:t>
        </w:r>
      </w:ins>
      <w:ins w:id="95" w:author="Max Zweig" w:date="2025-11-12T13:31:00Z" w16du:dateUtc="2025-11-12T19:31:00Z">
        <w:r w:rsidR="004402E3">
          <w:rPr>
            <w:rFonts w:ascii="Times New Roman" w:hAnsi="Times New Roman" w:cs="Times New Roman"/>
            <w:sz w:val="22"/>
            <w:szCs w:val="22"/>
          </w:rPr>
          <w:t xml:space="preserve">Working </w:t>
        </w:r>
      </w:ins>
      <w:ins w:id="96" w:author="Max Zweig" w:date="2025-11-12T21:46:00Z" w16du:dateUtc="2025-11-13T03:46:00Z">
        <w:r w:rsidR="007205AB">
          <w:rPr>
            <w:rFonts w:ascii="Times New Roman" w:hAnsi="Times New Roman" w:cs="Times New Roman"/>
            <w:sz w:val="22"/>
            <w:szCs w:val="22"/>
          </w:rPr>
          <w:t xml:space="preserve">independently </w:t>
        </w:r>
      </w:ins>
      <w:ins w:id="97" w:author="Max Zweig" w:date="2025-11-12T13:31:00Z" w16du:dateUtc="2025-11-12T19:31:00Z">
        <w:r w:rsidR="004402E3">
          <w:rPr>
            <w:rFonts w:ascii="Times New Roman" w:hAnsi="Times New Roman" w:cs="Times New Roman"/>
            <w:sz w:val="22"/>
            <w:szCs w:val="22"/>
          </w:rPr>
          <w:t xml:space="preserve">to find this novel result </w:t>
        </w:r>
        <w:r w:rsidR="00296047">
          <w:rPr>
            <w:rFonts w:ascii="Times New Roman" w:hAnsi="Times New Roman" w:cs="Times New Roman"/>
            <w:sz w:val="22"/>
            <w:szCs w:val="22"/>
          </w:rPr>
          <w:t xml:space="preserve">and understand the set in a way </w:t>
        </w:r>
        <w:r w:rsidR="008F422E">
          <w:rPr>
            <w:rFonts w:ascii="Times New Roman" w:hAnsi="Times New Roman" w:cs="Times New Roman"/>
            <w:sz w:val="22"/>
            <w:szCs w:val="22"/>
          </w:rPr>
          <w:t>that nobody else</w:t>
        </w:r>
      </w:ins>
      <w:ins w:id="98" w:author="Max Zweig" w:date="2025-11-12T21:49:00Z" w16du:dateUtc="2025-11-13T03:49:00Z">
        <w:r w:rsidR="00117F9B">
          <w:rPr>
            <w:rFonts w:ascii="Times New Roman" w:hAnsi="Times New Roman" w:cs="Times New Roman"/>
            <w:sz w:val="22"/>
            <w:szCs w:val="22"/>
          </w:rPr>
          <w:t xml:space="preserve"> did</w:t>
        </w:r>
      </w:ins>
      <w:ins w:id="99" w:author="Max Zweig" w:date="2025-11-12T13:31:00Z" w16du:dateUtc="2025-11-12T19:31:00Z">
        <w:r w:rsidR="008F422E">
          <w:rPr>
            <w:rFonts w:ascii="Times New Roman" w:hAnsi="Times New Roman" w:cs="Times New Roman"/>
            <w:sz w:val="22"/>
            <w:szCs w:val="22"/>
          </w:rPr>
          <w:t xml:space="preserve"> </w:t>
        </w:r>
      </w:ins>
      <w:ins w:id="100" w:author="Max Zweig" w:date="2025-11-12T21:49:00Z" w16du:dateUtc="2025-11-13T03:49:00Z">
        <w:r w:rsidR="00853AB9">
          <w:rPr>
            <w:rFonts w:ascii="Times New Roman" w:hAnsi="Times New Roman" w:cs="Times New Roman"/>
            <w:sz w:val="22"/>
            <w:szCs w:val="22"/>
          </w:rPr>
          <w:t>pushed all the same buttons that trading did</w:t>
        </w:r>
      </w:ins>
      <w:ins w:id="101" w:author="Max Zweig" w:date="2025-11-12T13:32:00Z" w16du:dateUtc="2025-11-12T19:32:00Z">
        <w:r w:rsidR="008E009B">
          <w:rPr>
            <w:rFonts w:ascii="Times New Roman" w:hAnsi="Times New Roman" w:cs="Times New Roman"/>
            <w:sz w:val="22"/>
            <w:szCs w:val="22"/>
          </w:rPr>
          <w:t xml:space="preserve">. </w:t>
        </w:r>
      </w:ins>
      <w:r w:rsidR="0090014A">
        <w:rPr>
          <w:rFonts w:ascii="Times New Roman" w:hAnsi="Times New Roman" w:cs="Times New Roman"/>
          <w:sz w:val="22"/>
          <w:szCs w:val="22"/>
        </w:rPr>
        <w:t xml:space="preserve">That I was able </w:t>
      </w:r>
      <w:r w:rsidR="001A15FC">
        <w:rPr>
          <w:rFonts w:ascii="Times New Roman" w:hAnsi="Times New Roman" w:cs="Times New Roman"/>
          <w:sz w:val="22"/>
          <w:szCs w:val="22"/>
        </w:rPr>
        <w:t>to</w:t>
      </w:r>
      <w:r w:rsidR="00917B41">
        <w:rPr>
          <w:rFonts w:ascii="Times New Roman" w:hAnsi="Times New Roman" w:cs="Times New Roman"/>
          <w:sz w:val="22"/>
          <w:szCs w:val="22"/>
        </w:rPr>
        <w:t xml:space="preserve"> </w:t>
      </w:r>
      <w:r w:rsidR="003B6677" w:rsidRPr="00F149CD">
        <w:rPr>
          <w:rFonts w:ascii="Times New Roman" w:hAnsi="Times New Roman" w:cs="Times New Roman"/>
          <w:b/>
          <w:bCs/>
          <w:sz w:val="22"/>
          <w:szCs w:val="22"/>
        </w:rPr>
        <w:t xml:space="preserve">find a novel </w:t>
      </w:r>
      <w:r w:rsidR="001C0EC2" w:rsidRPr="00F149CD">
        <w:rPr>
          <w:rFonts w:ascii="Times New Roman" w:hAnsi="Times New Roman" w:cs="Times New Roman"/>
          <w:b/>
          <w:bCs/>
          <w:sz w:val="22"/>
          <w:szCs w:val="22"/>
        </w:rPr>
        <w:t>result</w:t>
      </w:r>
      <w:r w:rsidR="001C0EC2">
        <w:rPr>
          <w:rFonts w:ascii="Times New Roman" w:hAnsi="Times New Roman" w:cs="Times New Roman"/>
          <w:sz w:val="22"/>
          <w:szCs w:val="22"/>
        </w:rPr>
        <w:t xml:space="preserve"> </w:t>
      </w:r>
      <w:r w:rsidR="003B6677">
        <w:rPr>
          <w:rFonts w:ascii="Times New Roman" w:hAnsi="Times New Roman" w:cs="Times New Roman"/>
          <w:sz w:val="22"/>
          <w:szCs w:val="22"/>
        </w:rPr>
        <w:t xml:space="preserve">in the reachable set </w:t>
      </w:r>
      <w:r w:rsidR="005D0CB4">
        <w:rPr>
          <w:rFonts w:ascii="Times New Roman" w:hAnsi="Times New Roman" w:cs="Times New Roman"/>
          <w:sz w:val="22"/>
          <w:szCs w:val="22"/>
        </w:rPr>
        <w:t xml:space="preserve">and </w:t>
      </w:r>
      <w:r w:rsidR="00BA3C3D">
        <w:rPr>
          <w:rFonts w:ascii="Times New Roman" w:hAnsi="Times New Roman" w:cs="Times New Roman"/>
          <w:sz w:val="22"/>
          <w:szCs w:val="22"/>
        </w:rPr>
        <w:t xml:space="preserve">see its relationship to the work that other authors were doing is demonstrative of my capacity to advance </w:t>
      </w:r>
      <w:r w:rsidR="00B671E2">
        <w:rPr>
          <w:rFonts w:ascii="Times New Roman" w:hAnsi="Times New Roman" w:cs="Times New Roman"/>
          <w:sz w:val="22"/>
          <w:szCs w:val="22"/>
        </w:rPr>
        <w:t xml:space="preserve">the fields of astrodynamics and control. </w:t>
      </w:r>
    </w:p>
    <w:p w14:paraId="530C5BF6" w14:textId="120F3BF6" w:rsidR="0028003E" w:rsidRDefault="002F2297" w:rsidP="00D90BA7">
      <w:pPr>
        <w:spacing w:after="0" w:line="240" w:lineRule="auto"/>
        <w:ind w:firstLine="720"/>
        <w:rPr>
          <w:rFonts w:ascii="Times New Roman" w:hAnsi="Times New Roman" w:cs="Times New Roman"/>
          <w:sz w:val="22"/>
          <w:szCs w:val="22"/>
        </w:rPr>
      </w:pPr>
      <w:r>
        <w:rPr>
          <w:rFonts w:ascii="Times New Roman" w:hAnsi="Times New Roman" w:cs="Times New Roman"/>
          <w:sz w:val="22"/>
          <w:szCs w:val="22"/>
        </w:rPr>
        <w:t>Finally</w:t>
      </w:r>
      <w:r w:rsidR="00A93914">
        <w:rPr>
          <w:rFonts w:ascii="Times New Roman" w:hAnsi="Times New Roman" w:cs="Times New Roman"/>
          <w:sz w:val="22"/>
          <w:szCs w:val="22"/>
        </w:rPr>
        <w:t>, during the latter half of my senior year I worked with Colby Merrill</w:t>
      </w:r>
      <w:r w:rsidR="00D04AAA">
        <w:rPr>
          <w:rFonts w:ascii="Times New Roman" w:hAnsi="Times New Roman" w:cs="Times New Roman"/>
          <w:sz w:val="22"/>
          <w:szCs w:val="22"/>
        </w:rPr>
        <w:t xml:space="preserve"> </w:t>
      </w:r>
      <w:ins w:id="102" w:author="Max Zweig" w:date="2025-11-12T13:23:00Z" w16du:dateUtc="2025-11-12T19:23:00Z">
        <w:r w:rsidR="00F1092C">
          <w:rPr>
            <w:rFonts w:ascii="Times New Roman" w:hAnsi="Times New Roman" w:cs="Times New Roman"/>
            <w:sz w:val="22"/>
            <w:szCs w:val="22"/>
          </w:rPr>
          <w:t>to compute</w:t>
        </w:r>
      </w:ins>
      <w:del w:id="103" w:author="Max Zweig" w:date="2025-11-12T13:23:00Z" w16du:dateUtc="2025-11-12T19:23:00Z">
        <w:r w:rsidR="00D04AAA" w:rsidDel="00F1092C">
          <w:rPr>
            <w:rFonts w:ascii="Times New Roman" w:hAnsi="Times New Roman" w:cs="Times New Roman"/>
            <w:sz w:val="22"/>
            <w:szCs w:val="22"/>
          </w:rPr>
          <w:delText>on the</w:delText>
        </w:r>
      </w:del>
      <w:r w:rsidR="00D04AAA">
        <w:rPr>
          <w:rFonts w:ascii="Times New Roman" w:hAnsi="Times New Roman" w:cs="Times New Roman"/>
          <w:sz w:val="22"/>
          <w:szCs w:val="22"/>
        </w:rPr>
        <w:t xml:space="preserve"> </w:t>
      </w:r>
      <w:r w:rsidR="00AF6C41">
        <w:rPr>
          <w:rFonts w:ascii="Times New Roman" w:hAnsi="Times New Roman" w:cs="Times New Roman"/>
          <w:sz w:val="22"/>
          <w:szCs w:val="22"/>
        </w:rPr>
        <w:t>“forced periodic trajectories”</w:t>
      </w:r>
      <w:del w:id="104" w:author="Max Zweig" w:date="2025-11-12T13:23:00Z" w16du:dateUtc="2025-11-12T19:23:00Z">
        <w:r w:rsidR="004F6E17" w:rsidDel="00C74159">
          <w:rPr>
            <w:rFonts w:ascii="Times New Roman" w:hAnsi="Times New Roman" w:cs="Times New Roman"/>
            <w:sz w:val="22"/>
            <w:szCs w:val="22"/>
          </w:rPr>
          <w:delText xml:space="preserve"> project</w:delText>
        </w:r>
      </w:del>
      <w:r w:rsidR="00CA4A0D">
        <w:rPr>
          <w:rFonts w:ascii="Times New Roman" w:hAnsi="Times New Roman" w:cs="Times New Roman"/>
          <w:sz w:val="22"/>
          <w:szCs w:val="22"/>
        </w:rPr>
        <w:t xml:space="preserve">. </w:t>
      </w:r>
      <w:r w:rsidR="000D4CF8">
        <w:rPr>
          <w:rFonts w:ascii="Times New Roman" w:hAnsi="Times New Roman" w:cs="Times New Roman"/>
          <w:sz w:val="22"/>
          <w:szCs w:val="22"/>
        </w:rPr>
        <w:t xml:space="preserve">In my study with Colby, I varied different parameters such as the fuel required for the periodic trajectory </w:t>
      </w:r>
      <w:del w:id="105" w:author="Max Zweig" w:date="2025-11-12T13:16:00Z" w16du:dateUtc="2025-11-12T19:16:00Z">
        <w:r w:rsidR="004764CD" w:rsidDel="00890CE9">
          <w:rPr>
            <w:rFonts w:ascii="Times New Roman" w:hAnsi="Times New Roman" w:cs="Times New Roman"/>
            <w:sz w:val="22"/>
            <w:szCs w:val="22"/>
          </w:rPr>
          <w:delText xml:space="preserve">and </w:delText>
        </w:r>
        <w:r w:rsidR="00D90BA7" w:rsidDel="00890CE9">
          <w:rPr>
            <w:rFonts w:ascii="Times New Roman" w:hAnsi="Times New Roman" w:cs="Times New Roman"/>
            <w:sz w:val="22"/>
            <w:szCs w:val="22"/>
          </w:rPr>
          <w:delText>the trajector</w:delText>
        </w:r>
        <w:r w:rsidR="00B81ADE" w:rsidDel="00890CE9">
          <w:rPr>
            <w:rFonts w:ascii="Times New Roman" w:hAnsi="Times New Roman" w:cs="Times New Roman"/>
            <w:sz w:val="22"/>
            <w:szCs w:val="22"/>
          </w:rPr>
          <w:delText>y’</w:delText>
        </w:r>
        <w:r w:rsidR="00D90BA7" w:rsidDel="00890CE9">
          <w:rPr>
            <w:rFonts w:ascii="Times New Roman" w:hAnsi="Times New Roman" w:cs="Times New Roman"/>
            <w:sz w:val="22"/>
            <w:szCs w:val="22"/>
          </w:rPr>
          <w:delText xml:space="preserve">s closest distance to the moon </w:delText>
        </w:r>
      </w:del>
      <w:r w:rsidR="00D90BA7">
        <w:rPr>
          <w:rFonts w:ascii="Times New Roman" w:hAnsi="Times New Roman" w:cs="Times New Roman"/>
          <w:sz w:val="22"/>
          <w:szCs w:val="22"/>
        </w:rPr>
        <w:t xml:space="preserve">to better understand the </w:t>
      </w:r>
      <w:r w:rsidR="00DB2C4C">
        <w:rPr>
          <w:rFonts w:ascii="Times New Roman" w:hAnsi="Times New Roman" w:cs="Times New Roman"/>
          <w:sz w:val="22"/>
          <w:szCs w:val="22"/>
        </w:rPr>
        <w:t xml:space="preserve">family of possible forced periodic trajectories. </w:t>
      </w:r>
      <w:r w:rsidR="004D29D0">
        <w:rPr>
          <w:rFonts w:ascii="Times New Roman" w:hAnsi="Times New Roman" w:cs="Times New Roman"/>
          <w:sz w:val="22"/>
          <w:szCs w:val="22"/>
        </w:rPr>
        <w:t xml:space="preserve">To complete these studies, I implemented a novel optimal control algorithm for </w:t>
      </w:r>
      <w:del w:id="106" w:author="Max Zweig" w:date="2025-11-12T13:23:00Z" w16du:dateUtc="2025-11-12T19:23:00Z">
        <w:r w:rsidR="004E1564" w:rsidDel="006C0113">
          <w:rPr>
            <w:rFonts w:ascii="Times New Roman" w:hAnsi="Times New Roman" w:cs="Times New Roman"/>
            <w:sz w:val="22"/>
            <w:szCs w:val="22"/>
          </w:rPr>
          <w:delText xml:space="preserve">computing </w:delText>
        </w:r>
      </w:del>
      <w:ins w:id="107" w:author="Max Zweig" w:date="2025-11-12T13:23:00Z" w16du:dateUtc="2025-11-12T19:23:00Z">
        <w:r w:rsidR="006C0113">
          <w:rPr>
            <w:rFonts w:ascii="Times New Roman" w:hAnsi="Times New Roman" w:cs="Times New Roman"/>
            <w:sz w:val="22"/>
            <w:szCs w:val="22"/>
          </w:rPr>
          <w:t>forcing</w:t>
        </w:r>
        <w:r w:rsidR="006C0113">
          <w:rPr>
            <w:rFonts w:ascii="Times New Roman" w:hAnsi="Times New Roman" w:cs="Times New Roman"/>
            <w:sz w:val="22"/>
            <w:szCs w:val="22"/>
          </w:rPr>
          <w:t xml:space="preserve"> </w:t>
        </w:r>
      </w:ins>
      <w:r w:rsidR="004E1564">
        <w:rPr>
          <w:rFonts w:ascii="Times New Roman" w:hAnsi="Times New Roman" w:cs="Times New Roman"/>
          <w:sz w:val="22"/>
          <w:szCs w:val="22"/>
        </w:rPr>
        <w:t xml:space="preserve">controlled periodic trajectories near a natural orbit in the </w:t>
      </w:r>
      <w:r w:rsidR="004F32D2">
        <w:rPr>
          <w:rFonts w:ascii="Times New Roman" w:hAnsi="Times New Roman" w:cs="Times New Roman"/>
          <w:sz w:val="22"/>
          <w:szCs w:val="22"/>
        </w:rPr>
        <w:t>CR3BP.</w:t>
      </w:r>
      <w:ins w:id="108" w:author="Max Zweig" w:date="2025-11-12T10:26:00Z" w16du:dateUtc="2025-11-12T16:26:00Z">
        <w:r w:rsidR="00A46989">
          <w:rPr>
            <w:rFonts w:ascii="Times New Roman" w:hAnsi="Times New Roman" w:cs="Times New Roman"/>
            <w:sz w:val="22"/>
            <w:szCs w:val="22"/>
          </w:rPr>
          <w:t xml:space="preserve"> </w:t>
        </w:r>
      </w:ins>
      <w:ins w:id="109" w:author="Max Zweig" w:date="2025-11-12T10:28:00Z" w16du:dateUtc="2025-11-12T16:28:00Z">
        <w:r w:rsidR="00236D41">
          <w:rPr>
            <w:rFonts w:ascii="Times New Roman" w:hAnsi="Times New Roman" w:cs="Times New Roman"/>
            <w:sz w:val="22"/>
            <w:szCs w:val="22"/>
          </w:rPr>
          <w:t>This project</w:t>
        </w:r>
      </w:ins>
      <w:ins w:id="110" w:author="Max Zweig" w:date="2025-11-12T21:49:00Z" w16du:dateUtc="2025-11-13T03:49:00Z">
        <w:r w:rsidR="00A5494C">
          <w:rPr>
            <w:rFonts w:ascii="Times New Roman" w:hAnsi="Times New Roman" w:cs="Times New Roman"/>
            <w:sz w:val="22"/>
            <w:szCs w:val="22"/>
          </w:rPr>
          <w:t xml:space="preserve"> exposed me</w:t>
        </w:r>
        <w:r w:rsidR="00E305DF">
          <w:rPr>
            <w:rFonts w:ascii="Times New Roman" w:hAnsi="Times New Roman" w:cs="Times New Roman"/>
            <w:sz w:val="22"/>
            <w:szCs w:val="22"/>
          </w:rPr>
          <w:t xml:space="preserve"> to</w:t>
        </w:r>
      </w:ins>
      <w:ins w:id="111" w:author="Max Zweig" w:date="2025-11-12T10:28:00Z" w16du:dateUtc="2025-11-12T16:28:00Z">
        <w:r w:rsidR="00236D41">
          <w:rPr>
            <w:rFonts w:ascii="Times New Roman" w:hAnsi="Times New Roman" w:cs="Times New Roman"/>
            <w:sz w:val="22"/>
            <w:szCs w:val="22"/>
          </w:rPr>
          <w:t xml:space="preserve"> </w:t>
        </w:r>
      </w:ins>
      <w:ins w:id="112" w:author="Max Zweig" w:date="2025-11-12T21:40:00Z" w16du:dateUtc="2025-11-13T03:40:00Z">
        <w:r w:rsidR="009E0F77">
          <w:rPr>
            <w:rFonts w:ascii="Times New Roman" w:hAnsi="Times New Roman" w:cs="Times New Roman"/>
            <w:sz w:val="22"/>
            <w:szCs w:val="22"/>
          </w:rPr>
          <w:t xml:space="preserve">some </w:t>
        </w:r>
      </w:ins>
      <w:ins w:id="113" w:author="Max Zweig" w:date="2025-11-12T10:29:00Z" w16du:dateUtc="2025-11-12T16:29:00Z">
        <w:r w:rsidR="00FD46A1">
          <w:rPr>
            <w:rFonts w:ascii="Times New Roman" w:hAnsi="Times New Roman" w:cs="Times New Roman"/>
            <w:sz w:val="22"/>
            <w:szCs w:val="22"/>
          </w:rPr>
          <w:t xml:space="preserve">of the </w:t>
        </w:r>
      </w:ins>
      <w:ins w:id="114" w:author="Max Zweig" w:date="2025-11-12T13:16:00Z" w16du:dateUtc="2025-11-12T19:16:00Z">
        <w:r w:rsidR="00DC030D">
          <w:rPr>
            <w:rFonts w:ascii="Times New Roman" w:hAnsi="Times New Roman" w:cs="Times New Roman"/>
            <w:sz w:val="22"/>
            <w:szCs w:val="22"/>
          </w:rPr>
          <w:t>most active</w:t>
        </w:r>
      </w:ins>
      <w:ins w:id="115" w:author="Max Zweig" w:date="2025-11-12T10:29:00Z" w16du:dateUtc="2025-11-12T16:29:00Z">
        <w:r w:rsidR="00FD46A1">
          <w:rPr>
            <w:rFonts w:ascii="Times New Roman" w:hAnsi="Times New Roman" w:cs="Times New Roman"/>
            <w:sz w:val="22"/>
            <w:szCs w:val="22"/>
          </w:rPr>
          <w:t xml:space="preserve"> </w:t>
        </w:r>
      </w:ins>
      <w:ins w:id="116" w:author="Max Zweig" w:date="2025-11-12T21:50:00Z" w16du:dateUtc="2025-11-13T03:50:00Z">
        <w:r w:rsidR="00131D89">
          <w:rPr>
            <w:rFonts w:ascii="Times New Roman" w:hAnsi="Times New Roman" w:cs="Times New Roman"/>
            <w:sz w:val="22"/>
            <w:szCs w:val="22"/>
          </w:rPr>
          <w:t xml:space="preserve">areas of astrodynamics, </w:t>
        </w:r>
        <w:r w:rsidR="00A9547C">
          <w:rPr>
            <w:rFonts w:ascii="Times New Roman" w:hAnsi="Times New Roman" w:cs="Times New Roman"/>
            <w:sz w:val="22"/>
            <w:szCs w:val="22"/>
          </w:rPr>
          <w:t>prepping me for my graduate program.</w:t>
        </w:r>
      </w:ins>
    </w:p>
    <w:p w14:paraId="3013CC0E" w14:textId="4ED688F0" w:rsidR="00CD0229" w:rsidRDefault="00D17B62" w:rsidP="00261DCF">
      <w:pPr>
        <w:spacing w:after="0" w:line="240" w:lineRule="auto"/>
        <w:ind w:firstLine="720"/>
        <w:rPr>
          <w:rFonts w:ascii="Times New Roman" w:hAnsi="Times New Roman" w:cs="Times New Roman"/>
          <w:sz w:val="22"/>
          <w:szCs w:val="22"/>
        </w:rPr>
      </w:pPr>
      <w:ins w:id="117" w:author="Max Zweig" w:date="2025-11-12T21:50:00Z" w16du:dateUtc="2025-11-13T03:50:00Z">
        <w:r>
          <w:rPr>
            <w:rFonts w:ascii="Times New Roman" w:hAnsi="Times New Roman" w:cs="Times New Roman"/>
            <w:sz w:val="22"/>
            <w:szCs w:val="22"/>
          </w:rPr>
          <w:t xml:space="preserve">Ultimately, </w:t>
        </w:r>
      </w:ins>
      <w:del w:id="118" w:author="Max Zweig" w:date="2025-11-12T21:50:00Z" w16du:dateUtc="2025-11-13T03:50:00Z">
        <w:r w:rsidR="0088043C" w:rsidDel="00D222DF">
          <w:rPr>
            <w:rFonts w:ascii="Times New Roman" w:hAnsi="Times New Roman" w:cs="Times New Roman"/>
            <w:sz w:val="22"/>
            <w:szCs w:val="22"/>
          </w:rPr>
          <w:delText xml:space="preserve">Ultimately, these projects have prepared me to contribute to the fields of astrodynamics and optimal control. </w:delText>
        </w:r>
      </w:del>
      <w:ins w:id="119" w:author="Max Zweig" w:date="2025-11-12T21:50:00Z" w16du:dateUtc="2025-11-13T03:50:00Z">
        <w:r>
          <w:rPr>
            <w:rFonts w:ascii="Times New Roman" w:hAnsi="Times New Roman" w:cs="Times New Roman"/>
            <w:sz w:val="22"/>
            <w:szCs w:val="22"/>
          </w:rPr>
          <w:t>m</w:t>
        </w:r>
      </w:ins>
      <w:del w:id="120" w:author="Max Zweig" w:date="2025-11-12T21:50:00Z" w16du:dateUtc="2025-11-13T03:50:00Z">
        <w:r w:rsidR="00A12BE8" w:rsidDel="00D17B62">
          <w:rPr>
            <w:rFonts w:ascii="Times New Roman" w:hAnsi="Times New Roman" w:cs="Times New Roman"/>
            <w:sz w:val="22"/>
            <w:szCs w:val="22"/>
          </w:rPr>
          <w:delText>M</w:delText>
        </w:r>
      </w:del>
      <w:r w:rsidR="00A12BE8">
        <w:rPr>
          <w:rFonts w:ascii="Times New Roman" w:hAnsi="Times New Roman" w:cs="Times New Roman"/>
          <w:sz w:val="22"/>
          <w:szCs w:val="22"/>
        </w:rPr>
        <w:t xml:space="preserve">y undergraduate research </w:t>
      </w:r>
      <w:r w:rsidR="00EE4A19">
        <w:rPr>
          <w:rFonts w:ascii="Times New Roman" w:hAnsi="Times New Roman" w:cs="Times New Roman"/>
          <w:sz w:val="22"/>
          <w:szCs w:val="22"/>
        </w:rPr>
        <w:t>has</w:t>
      </w:r>
      <w:r w:rsidR="0088043C">
        <w:rPr>
          <w:rFonts w:ascii="Times New Roman" w:hAnsi="Times New Roman" w:cs="Times New Roman"/>
          <w:sz w:val="22"/>
          <w:szCs w:val="22"/>
        </w:rPr>
        <w:t xml:space="preserve"> given </w:t>
      </w:r>
      <w:r w:rsidR="006B1975">
        <w:rPr>
          <w:rFonts w:ascii="Times New Roman" w:hAnsi="Times New Roman" w:cs="Times New Roman"/>
          <w:sz w:val="22"/>
          <w:szCs w:val="22"/>
        </w:rPr>
        <w:t>me a head</w:t>
      </w:r>
      <w:r w:rsidR="00C7339C">
        <w:rPr>
          <w:rFonts w:ascii="Times New Roman" w:hAnsi="Times New Roman" w:cs="Times New Roman"/>
          <w:sz w:val="22"/>
          <w:szCs w:val="22"/>
        </w:rPr>
        <w:t>-start in my graduate program</w:t>
      </w:r>
      <w:r w:rsidR="00174FF2">
        <w:rPr>
          <w:rFonts w:ascii="Times New Roman" w:hAnsi="Times New Roman" w:cs="Times New Roman"/>
          <w:sz w:val="22"/>
          <w:szCs w:val="22"/>
        </w:rPr>
        <w:t xml:space="preserve">, taught me the technical background of optimal control in an astrodynamics context, and </w:t>
      </w:r>
      <w:r w:rsidR="00F870EA">
        <w:rPr>
          <w:rFonts w:ascii="Times New Roman" w:hAnsi="Times New Roman" w:cs="Times New Roman"/>
          <w:sz w:val="22"/>
          <w:szCs w:val="22"/>
        </w:rPr>
        <w:t>ha</w:t>
      </w:r>
      <w:r w:rsidR="00D5473D">
        <w:rPr>
          <w:rFonts w:ascii="Times New Roman" w:hAnsi="Times New Roman" w:cs="Times New Roman"/>
          <w:sz w:val="22"/>
          <w:szCs w:val="22"/>
        </w:rPr>
        <w:t>s</w:t>
      </w:r>
      <w:r w:rsidR="00F870EA">
        <w:rPr>
          <w:rFonts w:ascii="Times New Roman" w:hAnsi="Times New Roman" w:cs="Times New Roman"/>
          <w:sz w:val="22"/>
          <w:szCs w:val="22"/>
        </w:rPr>
        <w:t xml:space="preserve"> given me a broad knowledge of the </w:t>
      </w:r>
      <w:r w:rsidR="00D21D6A">
        <w:rPr>
          <w:rFonts w:ascii="Times New Roman" w:hAnsi="Times New Roman" w:cs="Times New Roman"/>
          <w:sz w:val="22"/>
          <w:szCs w:val="22"/>
        </w:rPr>
        <w:t xml:space="preserve">areas of interest in astrodynamics. </w:t>
      </w:r>
      <w:del w:id="121" w:author="Max Zweig" w:date="2025-11-12T13:24:00Z" w16du:dateUtc="2025-11-12T19:24:00Z">
        <w:r w:rsidR="00236B42" w:rsidDel="00110609">
          <w:rPr>
            <w:rFonts w:ascii="Times New Roman" w:hAnsi="Times New Roman" w:cs="Times New Roman"/>
            <w:sz w:val="22"/>
            <w:szCs w:val="22"/>
          </w:rPr>
          <w:delText>The success of my work in my undergraduate lab</w:delText>
        </w:r>
      </w:del>
      <w:ins w:id="122" w:author="Max Zweig" w:date="2025-11-12T13:24:00Z" w16du:dateUtc="2025-11-12T19:24:00Z">
        <w:r w:rsidR="00110609">
          <w:rPr>
            <w:rFonts w:ascii="Times New Roman" w:hAnsi="Times New Roman" w:cs="Times New Roman"/>
            <w:sz w:val="22"/>
            <w:szCs w:val="22"/>
          </w:rPr>
          <w:t xml:space="preserve">My </w:t>
        </w:r>
      </w:ins>
      <w:ins w:id="123" w:author="Max Zweig" w:date="2025-11-12T13:25:00Z" w16du:dateUtc="2025-11-12T19:25:00Z">
        <w:r w:rsidR="00FD2DFD">
          <w:rPr>
            <w:rFonts w:ascii="Times New Roman" w:hAnsi="Times New Roman" w:cs="Times New Roman"/>
            <w:sz w:val="22"/>
            <w:szCs w:val="22"/>
          </w:rPr>
          <w:t>success in undergraduate research</w:t>
        </w:r>
      </w:ins>
      <w:r w:rsidR="00236B42">
        <w:rPr>
          <w:rFonts w:ascii="Times New Roman" w:hAnsi="Times New Roman" w:cs="Times New Roman"/>
          <w:sz w:val="22"/>
          <w:szCs w:val="22"/>
        </w:rPr>
        <w:t xml:space="preserve"> demonstrates that I</w:t>
      </w:r>
      <w:ins w:id="124" w:author="Max Zweig" w:date="2025-11-12T21:50:00Z" w16du:dateUtc="2025-11-13T03:50:00Z">
        <w:r w:rsidR="009A05E2">
          <w:rPr>
            <w:rFonts w:ascii="Times New Roman" w:hAnsi="Times New Roman" w:cs="Times New Roman"/>
            <w:sz w:val="22"/>
            <w:szCs w:val="22"/>
          </w:rPr>
          <w:t xml:space="preserve"> am ready to advance </w:t>
        </w:r>
      </w:ins>
      <w:del w:id="125" w:author="Max Zweig" w:date="2025-11-12T21:50:00Z" w16du:dateUtc="2025-11-13T03:50:00Z">
        <w:r w:rsidR="00236B42" w:rsidDel="009A05E2">
          <w:rPr>
            <w:rFonts w:ascii="Times New Roman" w:hAnsi="Times New Roman" w:cs="Times New Roman"/>
            <w:sz w:val="22"/>
            <w:szCs w:val="22"/>
          </w:rPr>
          <w:delText xml:space="preserve"> </w:delText>
        </w:r>
      </w:del>
      <w:del w:id="126" w:author="Max Zweig" w:date="2025-11-12T10:29:00Z" w16du:dateUtc="2025-11-12T16:29:00Z">
        <w:r w:rsidR="00236B42" w:rsidDel="008149B2">
          <w:rPr>
            <w:rFonts w:ascii="Times New Roman" w:hAnsi="Times New Roman" w:cs="Times New Roman"/>
            <w:sz w:val="22"/>
            <w:szCs w:val="22"/>
          </w:rPr>
          <w:delText xml:space="preserve">have </w:delText>
        </w:r>
        <w:r w:rsidR="005B0721" w:rsidDel="008149B2">
          <w:rPr>
            <w:rFonts w:ascii="Times New Roman" w:hAnsi="Times New Roman" w:cs="Times New Roman"/>
            <w:sz w:val="22"/>
            <w:szCs w:val="22"/>
          </w:rPr>
          <w:delText xml:space="preserve">the capacity to advance </w:delText>
        </w:r>
      </w:del>
      <w:r w:rsidR="005B0721">
        <w:rPr>
          <w:rFonts w:ascii="Times New Roman" w:hAnsi="Times New Roman" w:cs="Times New Roman"/>
          <w:sz w:val="22"/>
          <w:szCs w:val="22"/>
        </w:rPr>
        <w:t>the field of astrodynamics</w:t>
      </w:r>
      <w:ins w:id="127" w:author="Max Zweig" w:date="2025-11-12T21:51:00Z" w16du:dateUtc="2025-11-13T03:51:00Z">
        <w:r w:rsidR="00ED297E">
          <w:rPr>
            <w:rFonts w:ascii="Times New Roman" w:hAnsi="Times New Roman" w:cs="Times New Roman"/>
            <w:sz w:val="22"/>
            <w:szCs w:val="22"/>
          </w:rPr>
          <w:t xml:space="preserve">, and I am looking forward </w:t>
        </w:r>
        <w:r w:rsidR="00E43584">
          <w:rPr>
            <w:rFonts w:ascii="Times New Roman" w:hAnsi="Times New Roman" w:cs="Times New Roman"/>
            <w:sz w:val="22"/>
            <w:szCs w:val="22"/>
          </w:rPr>
          <w:t xml:space="preserve">to </w:t>
        </w:r>
      </w:ins>
      <w:ins w:id="128" w:author="Max Zweig" w:date="2025-11-12T21:53:00Z" w16du:dateUtc="2025-11-13T03:53:00Z">
        <w:r w:rsidR="009F3CC0">
          <w:rPr>
            <w:rFonts w:ascii="Times New Roman" w:hAnsi="Times New Roman" w:cs="Times New Roman"/>
            <w:sz w:val="22"/>
            <w:szCs w:val="22"/>
          </w:rPr>
          <w:t>breaking new ground</w:t>
        </w:r>
      </w:ins>
      <w:ins w:id="129" w:author="Max Zweig" w:date="2025-11-12T22:38:00Z" w16du:dateUtc="2025-11-13T04:38:00Z">
        <w:r w:rsidR="005C0827">
          <w:rPr>
            <w:rFonts w:ascii="Times New Roman" w:hAnsi="Times New Roman" w:cs="Times New Roman"/>
            <w:sz w:val="22"/>
            <w:szCs w:val="22"/>
          </w:rPr>
          <w:t xml:space="preserve"> as a researcher</w:t>
        </w:r>
      </w:ins>
      <w:ins w:id="130" w:author="Max Zweig" w:date="2025-11-12T21:53:00Z" w16du:dateUtc="2025-11-13T03:53:00Z">
        <w:r w:rsidR="009F3CC0">
          <w:rPr>
            <w:rFonts w:ascii="Times New Roman" w:hAnsi="Times New Roman" w:cs="Times New Roman"/>
            <w:sz w:val="22"/>
            <w:szCs w:val="22"/>
          </w:rPr>
          <w:t>.</w:t>
        </w:r>
      </w:ins>
      <w:del w:id="131" w:author="Max Zweig" w:date="2025-11-12T21:51:00Z" w16du:dateUtc="2025-11-13T03:51:00Z">
        <w:r w:rsidR="005B0721" w:rsidDel="00ED297E">
          <w:rPr>
            <w:rFonts w:ascii="Times New Roman" w:hAnsi="Times New Roman" w:cs="Times New Roman"/>
            <w:sz w:val="22"/>
            <w:szCs w:val="22"/>
          </w:rPr>
          <w:delText xml:space="preserve">. </w:delText>
        </w:r>
      </w:del>
    </w:p>
    <w:p w14:paraId="13018AB8" w14:textId="5E75BABC" w:rsidR="003F1A45" w:rsidRDefault="00BF5AFC" w:rsidP="008924B2">
      <w:pPr>
        <w:spacing w:after="0" w:line="240" w:lineRule="auto"/>
        <w:rPr>
          <w:ins w:id="132" w:author="Max Zweig" w:date="2025-11-12T13:26:00Z" w16du:dateUtc="2025-11-12T19:26:00Z"/>
          <w:rFonts w:ascii="Times New Roman" w:hAnsi="Times New Roman" w:cs="Times New Roman"/>
          <w:sz w:val="22"/>
          <w:szCs w:val="22"/>
        </w:rPr>
      </w:pPr>
      <w:r>
        <w:rPr>
          <w:rFonts w:ascii="Times New Roman" w:hAnsi="Times New Roman" w:cs="Times New Roman"/>
          <w:sz w:val="22"/>
          <w:szCs w:val="22"/>
        </w:rPr>
        <w:tab/>
        <w:t xml:space="preserve">Outside of </w:t>
      </w:r>
      <w:del w:id="133" w:author="Max Zweig" w:date="2025-11-12T22:38:00Z" w16du:dateUtc="2025-11-13T04:38:00Z">
        <w:r w:rsidDel="00BB684B">
          <w:rPr>
            <w:rFonts w:ascii="Times New Roman" w:hAnsi="Times New Roman" w:cs="Times New Roman"/>
            <w:sz w:val="22"/>
            <w:szCs w:val="22"/>
          </w:rPr>
          <w:delText xml:space="preserve">my </w:delText>
        </w:r>
      </w:del>
      <w:del w:id="134" w:author="Max Zweig" w:date="2025-11-12T13:25:00Z" w16du:dateUtc="2025-11-12T19:25:00Z">
        <w:r w:rsidR="00F02350" w:rsidDel="00B2759C">
          <w:rPr>
            <w:rFonts w:ascii="Times New Roman" w:hAnsi="Times New Roman" w:cs="Times New Roman"/>
            <w:sz w:val="22"/>
            <w:szCs w:val="22"/>
          </w:rPr>
          <w:delText xml:space="preserve">undergraduate </w:delText>
        </w:r>
      </w:del>
      <w:del w:id="135" w:author="Max Zweig" w:date="2025-11-12T22:38:00Z" w16du:dateUtc="2025-11-13T04:38:00Z">
        <w:r w:rsidR="00F02350" w:rsidDel="00BB684B">
          <w:rPr>
            <w:rFonts w:ascii="Times New Roman" w:hAnsi="Times New Roman" w:cs="Times New Roman"/>
            <w:sz w:val="22"/>
            <w:szCs w:val="22"/>
          </w:rPr>
          <w:delText>research experiences</w:delText>
        </w:r>
      </w:del>
      <w:ins w:id="136" w:author="Max Zweig" w:date="2025-11-12T22:38:00Z" w16du:dateUtc="2025-11-13T04:38:00Z">
        <w:r w:rsidR="00BB684B">
          <w:rPr>
            <w:rFonts w:ascii="Times New Roman" w:hAnsi="Times New Roman" w:cs="Times New Roman"/>
            <w:sz w:val="22"/>
            <w:szCs w:val="22"/>
          </w:rPr>
          <w:t>research</w:t>
        </w:r>
      </w:ins>
      <w:r>
        <w:rPr>
          <w:rFonts w:ascii="Times New Roman" w:hAnsi="Times New Roman" w:cs="Times New Roman"/>
          <w:sz w:val="22"/>
          <w:szCs w:val="22"/>
        </w:rPr>
        <w:t>,</w:t>
      </w:r>
      <w:ins w:id="137" w:author="Max Zweig" w:date="2025-11-12T22:38:00Z" w16du:dateUtc="2025-11-13T04:38:00Z">
        <w:r w:rsidR="00BB684B">
          <w:rPr>
            <w:rFonts w:ascii="Times New Roman" w:hAnsi="Times New Roman" w:cs="Times New Roman"/>
            <w:sz w:val="22"/>
            <w:szCs w:val="22"/>
          </w:rPr>
          <w:t xml:space="preserve"> my</w:t>
        </w:r>
      </w:ins>
      <w:r>
        <w:rPr>
          <w:rFonts w:ascii="Times New Roman" w:hAnsi="Times New Roman" w:cs="Times New Roman"/>
          <w:sz w:val="22"/>
          <w:szCs w:val="22"/>
        </w:rPr>
        <w:t xml:space="preserve"> </w:t>
      </w:r>
      <w:del w:id="138" w:author="Max Zweig" w:date="2025-11-12T13:25:00Z" w16du:dateUtc="2025-11-12T19:25:00Z">
        <w:r w:rsidR="00467550" w:rsidDel="00E52EDA">
          <w:rPr>
            <w:rFonts w:ascii="Times New Roman" w:hAnsi="Times New Roman" w:cs="Times New Roman"/>
            <w:sz w:val="22"/>
            <w:szCs w:val="22"/>
          </w:rPr>
          <w:delText>my</w:delText>
        </w:r>
        <w:r w:rsidR="00510970" w:rsidDel="00E52EDA">
          <w:rPr>
            <w:rFonts w:ascii="Times New Roman" w:hAnsi="Times New Roman" w:cs="Times New Roman"/>
            <w:sz w:val="22"/>
            <w:szCs w:val="22"/>
          </w:rPr>
          <w:delText xml:space="preserve"> internship</w:delText>
        </w:r>
        <w:r w:rsidR="00C873D4" w:rsidDel="00E52EDA">
          <w:rPr>
            <w:rFonts w:ascii="Times New Roman" w:hAnsi="Times New Roman" w:cs="Times New Roman"/>
            <w:sz w:val="22"/>
            <w:szCs w:val="22"/>
          </w:rPr>
          <w:delText xml:space="preserve">s over my </w:delText>
        </w:r>
      </w:del>
      <w:r w:rsidR="00C873D4">
        <w:rPr>
          <w:rFonts w:ascii="Times New Roman" w:hAnsi="Times New Roman" w:cs="Times New Roman"/>
          <w:sz w:val="22"/>
          <w:szCs w:val="22"/>
        </w:rPr>
        <w:t>junior and senior year summer</w:t>
      </w:r>
      <w:ins w:id="139" w:author="Max Zweig" w:date="2025-11-12T13:25:00Z" w16du:dateUtc="2025-11-12T19:25:00Z">
        <w:r w:rsidR="00E52EDA">
          <w:rPr>
            <w:rFonts w:ascii="Times New Roman" w:hAnsi="Times New Roman" w:cs="Times New Roman"/>
            <w:sz w:val="22"/>
            <w:szCs w:val="22"/>
          </w:rPr>
          <w:t xml:space="preserve"> internships</w:t>
        </w:r>
      </w:ins>
      <w:del w:id="140" w:author="Max Zweig" w:date="2025-11-12T13:25:00Z" w16du:dateUtc="2025-11-12T19:25:00Z">
        <w:r w:rsidR="00C873D4" w:rsidDel="00E52EDA">
          <w:rPr>
            <w:rFonts w:ascii="Times New Roman" w:hAnsi="Times New Roman" w:cs="Times New Roman"/>
            <w:sz w:val="22"/>
            <w:szCs w:val="22"/>
          </w:rPr>
          <w:delText>s</w:delText>
        </w:r>
      </w:del>
      <w:r w:rsidR="00C873D4">
        <w:rPr>
          <w:rFonts w:ascii="Times New Roman" w:hAnsi="Times New Roman" w:cs="Times New Roman"/>
          <w:sz w:val="22"/>
          <w:szCs w:val="22"/>
        </w:rPr>
        <w:t xml:space="preserve"> </w:t>
      </w:r>
      <w:r w:rsidR="003E0E02">
        <w:rPr>
          <w:rFonts w:ascii="Times New Roman" w:hAnsi="Times New Roman" w:cs="Times New Roman"/>
          <w:sz w:val="22"/>
          <w:szCs w:val="22"/>
        </w:rPr>
        <w:t>have prepared me to contribute to the field</w:t>
      </w:r>
      <w:ins w:id="141" w:author="Max Zweig" w:date="2025-11-12T13:25:00Z" w16du:dateUtc="2025-11-12T19:25:00Z">
        <w:r w:rsidR="005970A8">
          <w:rPr>
            <w:rFonts w:ascii="Times New Roman" w:hAnsi="Times New Roman" w:cs="Times New Roman"/>
            <w:sz w:val="22"/>
            <w:szCs w:val="22"/>
          </w:rPr>
          <w:t xml:space="preserve"> in industry</w:t>
        </w:r>
      </w:ins>
      <w:r w:rsidR="00463D74">
        <w:rPr>
          <w:rFonts w:ascii="Times New Roman" w:hAnsi="Times New Roman" w:cs="Times New Roman"/>
          <w:sz w:val="22"/>
          <w:szCs w:val="22"/>
        </w:rPr>
        <w:t>:</w:t>
      </w:r>
      <w:r w:rsidR="003E0E02">
        <w:rPr>
          <w:rFonts w:ascii="Times New Roman" w:hAnsi="Times New Roman" w:cs="Times New Roman"/>
          <w:sz w:val="22"/>
          <w:szCs w:val="22"/>
        </w:rPr>
        <w:t xml:space="preserve"> </w:t>
      </w:r>
      <w:r w:rsidR="00872331">
        <w:rPr>
          <w:rFonts w:ascii="Times New Roman" w:hAnsi="Times New Roman" w:cs="Times New Roman"/>
          <w:sz w:val="22"/>
          <w:szCs w:val="22"/>
        </w:rPr>
        <w:t>My junior year</w:t>
      </w:r>
      <w:r w:rsidR="00334222">
        <w:rPr>
          <w:rFonts w:ascii="Times New Roman" w:hAnsi="Times New Roman" w:cs="Times New Roman"/>
          <w:sz w:val="22"/>
          <w:szCs w:val="22"/>
        </w:rPr>
        <w:t xml:space="preserve"> summer I </w:t>
      </w:r>
      <w:r w:rsidR="00C923B1">
        <w:rPr>
          <w:rFonts w:ascii="Times New Roman" w:hAnsi="Times New Roman" w:cs="Times New Roman"/>
          <w:sz w:val="22"/>
          <w:szCs w:val="22"/>
        </w:rPr>
        <w:t>completed</w:t>
      </w:r>
      <w:r w:rsidR="00334222">
        <w:rPr>
          <w:rFonts w:ascii="Times New Roman" w:hAnsi="Times New Roman" w:cs="Times New Roman"/>
          <w:sz w:val="22"/>
          <w:szCs w:val="22"/>
        </w:rPr>
        <w:t xml:space="preserve"> a </w:t>
      </w:r>
      <w:r w:rsidR="00334222" w:rsidRPr="002479A2">
        <w:rPr>
          <w:rFonts w:ascii="Times New Roman" w:hAnsi="Times New Roman" w:cs="Times New Roman"/>
          <w:b/>
          <w:bCs/>
          <w:sz w:val="22"/>
          <w:szCs w:val="22"/>
        </w:rPr>
        <w:t>mentorship with JPL</w:t>
      </w:r>
      <w:r w:rsidR="00334222">
        <w:rPr>
          <w:rFonts w:ascii="Times New Roman" w:hAnsi="Times New Roman" w:cs="Times New Roman"/>
          <w:sz w:val="22"/>
          <w:szCs w:val="22"/>
        </w:rPr>
        <w:t xml:space="preserve"> through SIOS Lab. </w:t>
      </w:r>
      <w:r w:rsidR="00BE5DAE">
        <w:rPr>
          <w:rFonts w:ascii="Times New Roman" w:hAnsi="Times New Roman" w:cs="Times New Roman"/>
          <w:sz w:val="22"/>
          <w:szCs w:val="22"/>
        </w:rPr>
        <w:t xml:space="preserve">During this mentorship I implemented </w:t>
      </w:r>
      <w:r w:rsidR="006C18B3">
        <w:rPr>
          <w:rFonts w:ascii="Times New Roman" w:hAnsi="Times New Roman" w:cs="Times New Roman"/>
          <w:sz w:val="22"/>
          <w:szCs w:val="22"/>
        </w:rPr>
        <w:t>an algorithm</w:t>
      </w:r>
      <w:r w:rsidR="00624EDC">
        <w:rPr>
          <w:rFonts w:ascii="Times New Roman" w:hAnsi="Times New Roman" w:cs="Times New Roman"/>
          <w:sz w:val="22"/>
          <w:szCs w:val="22"/>
        </w:rPr>
        <w:t xml:space="preserve"> </w:t>
      </w:r>
      <w:r w:rsidR="00D530BD">
        <w:rPr>
          <w:rFonts w:ascii="Times New Roman" w:hAnsi="Times New Roman" w:cs="Times New Roman"/>
          <w:sz w:val="22"/>
          <w:szCs w:val="22"/>
        </w:rPr>
        <w:t>for</w:t>
      </w:r>
      <w:r w:rsidR="00C44346">
        <w:rPr>
          <w:rFonts w:ascii="Times New Roman" w:hAnsi="Times New Roman" w:cs="Times New Roman"/>
          <w:sz w:val="22"/>
          <w:szCs w:val="22"/>
        </w:rPr>
        <w:t xml:space="preserve"> rapidly</w:t>
      </w:r>
      <w:r w:rsidR="00D530BD">
        <w:rPr>
          <w:rFonts w:ascii="Times New Roman" w:hAnsi="Times New Roman" w:cs="Times New Roman"/>
          <w:sz w:val="22"/>
          <w:szCs w:val="22"/>
        </w:rPr>
        <w:t xml:space="preserve"> computing </w:t>
      </w:r>
      <w:r w:rsidR="00C44346">
        <w:rPr>
          <w:rFonts w:ascii="Times New Roman" w:hAnsi="Times New Roman" w:cs="Times New Roman"/>
          <w:sz w:val="22"/>
          <w:szCs w:val="22"/>
        </w:rPr>
        <w:t>energy-optimal relative transfer</w:t>
      </w:r>
      <w:r w:rsidR="0009407C">
        <w:rPr>
          <w:rFonts w:ascii="Times New Roman" w:hAnsi="Times New Roman" w:cs="Times New Roman"/>
          <w:sz w:val="22"/>
          <w:szCs w:val="22"/>
        </w:rPr>
        <w:t xml:space="preserve"> costs </w:t>
      </w:r>
      <w:r w:rsidR="00C0773F">
        <w:rPr>
          <w:rFonts w:ascii="Times New Roman" w:hAnsi="Times New Roman" w:cs="Times New Roman"/>
          <w:sz w:val="22"/>
          <w:szCs w:val="22"/>
        </w:rPr>
        <w:t>of</w:t>
      </w:r>
      <w:r w:rsidR="00735ED3">
        <w:rPr>
          <w:rFonts w:ascii="Times New Roman" w:hAnsi="Times New Roman" w:cs="Times New Roman"/>
          <w:sz w:val="22"/>
          <w:szCs w:val="22"/>
        </w:rPr>
        <w:t xml:space="preserve"> a satellite maneuvering </w:t>
      </w:r>
      <w:r w:rsidR="00313AA4">
        <w:rPr>
          <w:rFonts w:ascii="Times New Roman" w:hAnsi="Times New Roman" w:cs="Times New Roman"/>
          <w:sz w:val="22"/>
          <w:szCs w:val="22"/>
        </w:rPr>
        <w:t>near an</w:t>
      </w:r>
      <w:r w:rsidR="00735ED3">
        <w:rPr>
          <w:rFonts w:ascii="Times New Roman" w:hAnsi="Times New Roman" w:cs="Times New Roman"/>
          <w:sz w:val="22"/>
          <w:szCs w:val="22"/>
        </w:rPr>
        <w:t xml:space="preserve"> orbit</w:t>
      </w:r>
      <w:r w:rsidR="00313AA4">
        <w:rPr>
          <w:rFonts w:ascii="Times New Roman" w:hAnsi="Times New Roman" w:cs="Times New Roman"/>
          <w:sz w:val="22"/>
          <w:szCs w:val="22"/>
        </w:rPr>
        <w:t xml:space="preserve"> close to the moon</w:t>
      </w:r>
      <w:r w:rsidR="00735ED3">
        <w:rPr>
          <w:rFonts w:ascii="Times New Roman" w:hAnsi="Times New Roman" w:cs="Times New Roman"/>
          <w:sz w:val="22"/>
          <w:szCs w:val="22"/>
        </w:rPr>
        <w:t xml:space="preserve">. </w:t>
      </w:r>
      <w:r w:rsidR="009C2DCF">
        <w:rPr>
          <w:rFonts w:ascii="Times New Roman" w:hAnsi="Times New Roman" w:cs="Times New Roman"/>
          <w:sz w:val="22"/>
          <w:szCs w:val="22"/>
        </w:rPr>
        <w:t>My code</w:t>
      </w:r>
      <w:r w:rsidR="00837775">
        <w:rPr>
          <w:rFonts w:ascii="Times New Roman" w:hAnsi="Times New Roman" w:cs="Times New Roman"/>
          <w:sz w:val="22"/>
          <w:szCs w:val="22"/>
        </w:rPr>
        <w:t xml:space="preserve"> was </w:t>
      </w:r>
      <w:r w:rsidR="00C92149">
        <w:rPr>
          <w:rFonts w:ascii="Times New Roman" w:hAnsi="Times New Roman" w:cs="Times New Roman"/>
          <w:sz w:val="22"/>
          <w:szCs w:val="22"/>
        </w:rPr>
        <w:t>incorporated</w:t>
      </w:r>
      <w:r w:rsidR="00837775">
        <w:rPr>
          <w:rFonts w:ascii="Times New Roman" w:hAnsi="Times New Roman" w:cs="Times New Roman"/>
          <w:sz w:val="22"/>
          <w:szCs w:val="22"/>
        </w:rPr>
        <w:t xml:space="preserve"> into SIOS Lab and JPL’s exoplanet </w:t>
      </w:r>
      <w:ins w:id="142" w:author="Max Zweig" w:date="2025-11-12T13:26:00Z" w16du:dateUtc="2025-11-12T19:26:00Z">
        <w:r w:rsidR="009857CD">
          <w:rPr>
            <w:rFonts w:ascii="Times New Roman" w:hAnsi="Times New Roman" w:cs="Times New Roman"/>
            <w:sz w:val="22"/>
            <w:szCs w:val="22"/>
          </w:rPr>
          <w:t>“</w:t>
        </w:r>
      </w:ins>
      <w:r w:rsidR="00837775">
        <w:rPr>
          <w:rFonts w:ascii="Times New Roman" w:hAnsi="Times New Roman" w:cs="Times New Roman"/>
          <w:sz w:val="22"/>
          <w:szCs w:val="22"/>
        </w:rPr>
        <w:t>yield modeling</w:t>
      </w:r>
      <w:ins w:id="143" w:author="Max Zweig" w:date="2025-11-12T13:26:00Z" w16du:dateUtc="2025-11-12T19:26:00Z">
        <w:r w:rsidR="00A96DB7">
          <w:rPr>
            <w:rFonts w:ascii="Times New Roman" w:hAnsi="Times New Roman" w:cs="Times New Roman"/>
            <w:sz w:val="22"/>
            <w:szCs w:val="22"/>
          </w:rPr>
          <w:t>”</w:t>
        </w:r>
      </w:ins>
      <w:r w:rsidR="00837775">
        <w:rPr>
          <w:rFonts w:ascii="Times New Roman" w:hAnsi="Times New Roman" w:cs="Times New Roman"/>
          <w:sz w:val="22"/>
          <w:szCs w:val="22"/>
        </w:rPr>
        <w:t xml:space="preserve"> tool EXOSIMS</w:t>
      </w:r>
      <w:r w:rsidR="00182E6D">
        <w:rPr>
          <w:rFonts w:ascii="Times New Roman" w:hAnsi="Times New Roman" w:cs="Times New Roman"/>
          <w:sz w:val="22"/>
          <w:szCs w:val="22"/>
        </w:rPr>
        <w:t xml:space="preserve">, </w:t>
      </w:r>
      <w:r w:rsidR="00C03605">
        <w:rPr>
          <w:rFonts w:ascii="Times New Roman" w:hAnsi="Times New Roman" w:cs="Times New Roman"/>
          <w:sz w:val="22"/>
          <w:szCs w:val="22"/>
        </w:rPr>
        <w:t xml:space="preserve">where it </w:t>
      </w:r>
      <w:r w:rsidR="004573B5">
        <w:rPr>
          <w:rFonts w:ascii="Times New Roman" w:hAnsi="Times New Roman" w:cs="Times New Roman"/>
          <w:sz w:val="22"/>
          <w:szCs w:val="22"/>
        </w:rPr>
        <w:t xml:space="preserve">will be </w:t>
      </w:r>
      <w:r w:rsidR="00C84B39">
        <w:rPr>
          <w:rFonts w:ascii="Times New Roman" w:hAnsi="Times New Roman" w:cs="Times New Roman"/>
          <w:sz w:val="22"/>
          <w:szCs w:val="22"/>
        </w:rPr>
        <w:t xml:space="preserve">used to help understand the feasibility of using a “Starshade” to </w:t>
      </w:r>
      <w:ins w:id="144" w:author="Max Zweig" w:date="2025-11-12T13:26:00Z" w16du:dateUtc="2025-11-12T19:26:00Z">
        <w:r w:rsidR="005C4954">
          <w:rPr>
            <w:rFonts w:ascii="Times New Roman" w:hAnsi="Times New Roman" w:cs="Times New Roman"/>
            <w:sz w:val="22"/>
            <w:szCs w:val="22"/>
          </w:rPr>
          <w:t>allow</w:t>
        </w:r>
      </w:ins>
      <w:del w:id="145" w:author="Max Zweig" w:date="2025-11-12T13:26:00Z" w16du:dateUtc="2025-11-12T19:26:00Z">
        <w:r w:rsidR="00562FE3" w:rsidDel="005C4954">
          <w:rPr>
            <w:rFonts w:ascii="Times New Roman" w:hAnsi="Times New Roman" w:cs="Times New Roman"/>
            <w:sz w:val="22"/>
            <w:szCs w:val="22"/>
          </w:rPr>
          <w:delText>help</w:delText>
        </w:r>
      </w:del>
      <w:r w:rsidR="00562FE3">
        <w:rPr>
          <w:rFonts w:ascii="Times New Roman" w:hAnsi="Times New Roman" w:cs="Times New Roman"/>
          <w:sz w:val="22"/>
          <w:szCs w:val="22"/>
        </w:rPr>
        <w:t xml:space="preserve"> a telescope placed near L2 to image the planets around other stars.</w:t>
      </w:r>
      <w:r w:rsidR="00D0075A">
        <w:rPr>
          <w:rFonts w:ascii="Times New Roman" w:hAnsi="Times New Roman" w:cs="Times New Roman"/>
          <w:sz w:val="22"/>
          <w:szCs w:val="22"/>
        </w:rPr>
        <w:t xml:space="preserve"> </w:t>
      </w:r>
      <w:r w:rsidR="00CA1397">
        <w:rPr>
          <w:rFonts w:ascii="Times New Roman" w:hAnsi="Times New Roman" w:cs="Times New Roman"/>
          <w:sz w:val="22"/>
          <w:szCs w:val="22"/>
        </w:rPr>
        <w:t xml:space="preserve">EXOSIMS will ultimately be used to plan future exoplanet imaging </w:t>
      </w:r>
      <w:r w:rsidR="007E582D">
        <w:rPr>
          <w:rFonts w:ascii="Times New Roman" w:hAnsi="Times New Roman" w:cs="Times New Roman"/>
          <w:sz w:val="22"/>
          <w:szCs w:val="22"/>
        </w:rPr>
        <w:t>missions and</w:t>
      </w:r>
      <w:r w:rsidR="00CA1397">
        <w:rPr>
          <w:rFonts w:ascii="Times New Roman" w:hAnsi="Times New Roman" w:cs="Times New Roman"/>
          <w:sz w:val="22"/>
          <w:szCs w:val="22"/>
        </w:rPr>
        <w:t xml:space="preserve"> is being used to build imaging schedules for NASA’s ROMAN telescope. </w:t>
      </w:r>
      <w:ins w:id="146" w:author="Max Zweig" w:date="2025-11-12T21:54:00Z" w16du:dateUtc="2025-11-13T03:54:00Z">
        <w:r w:rsidR="00D30370">
          <w:rPr>
            <w:rFonts w:ascii="Times New Roman" w:hAnsi="Times New Roman" w:cs="Times New Roman"/>
            <w:sz w:val="22"/>
            <w:szCs w:val="22"/>
          </w:rPr>
          <w:t xml:space="preserve">That I was able to contribute to this project </w:t>
        </w:r>
        <w:r w:rsidR="000D4422">
          <w:rPr>
            <w:rFonts w:ascii="Times New Roman" w:hAnsi="Times New Roman" w:cs="Times New Roman"/>
            <w:sz w:val="22"/>
            <w:szCs w:val="22"/>
          </w:rPr>
          <w:t>gives me confidence</w:t>
        </w:r>
      </w:ins>
      <w:ins w:id="147" w:author="Max Zweig" w:date="2025-11-12T13:37:00Z" w16du:dateUtc="2025-11-12T19:37:00Z">
        <w:r w:rsidR="00AD4B15">
          <w:rPr>
            <w:rFonts w:ascii="Times New Roman" w:hAnsi="Times New Roman" w:cs="Times New Roman"/>
            <w:sz w:val="22"/>
            <w:szCs w:val="22"/>
          </w:rPr>
          <w:t xml:space="preserve"> </w:t>
        </w:r>
        <w:r w:rsidR="001871EE">
          <w:rPr>
            <w:rFonts w:ascii="Times New Roman" w:hAnsi="Times New Roman" w:cs="Times New Roman"/>
            <w:sz w:val="22"/>
            <w:szCs w:val="22"/>
          </w:rPr>
          <w:t>th</w:t>
        </w:r>
      </w:ins>
      <w:ins w:id="148" w:author="Max Zweig" w:date="2025-11-12T21:54:00Z" w16du:dateUtc="2025-11-13T03:54:00Z">
        <w:r w:rsidR="000D4422">
          <w:rPr>
            <w:rFonts w:ascii="Times New Roman" w:hAnsi="Times New Roman" w:cs="Times New Roman"/>
            <w:sz w:val="22"/>
            <w:szCs w:val="22"/>
          </w:rPr>
          <w:t>at</w:t>
        </w:r>
      </w:ins>
      <w:ins w:id="149" w:author="Max Zweig" w:date="2025-11-12T13:37:00Z" w16du:dateUtc="2025-11-12T19:37:00Z">
        <w:r w:rsidR="001871EE">
          <w:rPr>
            <w:rFonts w:ascii="Times New Roman" w:hAnsi="Times New Roman" w:cs="Times New Roman"/>
            <w:sz w:val="22"/>
            <w:szCs w:val="22"/>
          </w:rPr>
          <w:t xml:space="preserve"> in the future I </w:t>
        </w:r>
        <w:r w:rsidR="006C5569">
          <w:rPr>
            <w:rFonts w:ascii="Times New Roman" w:hAnsi="Times New Roman" w:cs="Times New Roman"/>
            <w:sz w:val="22"/>
            <w:szCs w:val="22"/>
          </w:rPr>
          <w:t xml:space="preserve">will be able to </w:t>
        </w:r>
        <w:r w:rsidR="00364527">
          <w:rPr>
            <w:rFonts w:ascii="Times New Roman" w:hAnsi="Times New Roman" w:cs="Times New Roman"/>
            <w:sz w:val="22"/>
            <w:szCs w:val="22"/>
          </w:rPr>
          <w:t>lend the knowledge that I gain in my PhD program to</w:t>
        </w:r>
      </w:ins>
      <w:ins w:id="150" w:author="Max Zweig" w:date="2025-11-12T21:54:00Z" w16du:dateUtc="2025-11-13T03:54:00Z">
        <w:r w:rsidR="00320740">
          <w:rPr>
            <w:rFonts w:ascii="Times New Roman" w:hAnsi="Times New Roman" w:cs="Times New Roman"/>
            <w:sz w:val="22"/>
            <w:szCs w:val="22"/>
          </w:rPr>
          <w:t xml:space="preserve"> impactful science</w:t>
        </w:r>
      </w:ins>
      <w:ins w:id="151" w:author="Max Zweig" w:date="2025-11-12T13:38:00Z" w16du:dateUtc="2025-11-12T19:38:00Z">
        <w:r w:rsidR="00534CF5">
          <w:rPr>
            <w:rFonts w:ascii="Times New Roman" w:hAnsi="Times New Roman" w:cs="Times New Roman"/>
            <w:sz w:val="22"/>
            <w:szCs w:val="22"/>
          </w:rPr>
          <w:t xml:space="preserve">. </w:t>
        </w:r>
      </w:ins>
    </w:p>
    <w:p w14:paraId="43FE1570" w14:textId="260A26F9" w:rsidR="00F950EC" w:rsidRDefault="006349A5" w:rsidP="003F1A45">
      <w:pPr>
        <w:spacing w:after="0" w:line="240" w:lineRule="auto"/>
        <w:ind w:firstLine="720"/>
        <w:rPr>
          <w:rFonts w:ascii="Times New Roman" w:hAnsi="Times New Roman" w:cs="Times New Roman"/>
          <w:sz w:val="22"/>
          <w:szCs w:val="22"/>
        </w:rPr>
        <w:pPrChange w:id="152" w:author="Max Zweig" w:date="2025-11-12T13:26:00Z" w16du:dateUtc="2025-11-12T19:26:00Z">
          <w:pPr>
            <w:spacing w:after="0" w:line="240" w:lineRule="auto"/>
          </w:pPr>
        </w:pPrChange>
      </w:pPr>
      <w:del w:id="153" w:author="Max Zweig" w:date="2025-11-12T13:38:00Z" w16du:dateUtc="2025-11-12T19:38:00Z">
        <w:r w:rsidDel="00945A2C">
          <w:rPr>
            <w:rFonts w:ascii="Times New Roman" w:hAnsi="Times New Roman" w:cs="Times New Roman"/>
            <w:sz w:val="22"/>
            <w:szCs w:val="22"/>
          </w:rPr>
          <w:delText>The summer after</w:delText>
        </w:r>
      </w:del>
      <w:ins w:id="154" w:author="Max Zweig" w:date="2025-11-12T21:55:00Z" w16du:dateUtc="2025-11-13T03:55:00Z">
        <w:r w:rsidR="00443027">
          <w:rPr>
            <w:rFonts w:ascii="Times New Roman" w:hAnsi="Times New Roman" w:cs="Times New Roman"/>
            <w:sz w:val="22"/>
            <w:szCs w:val="22"/>
          </w:rPr>
          <w:t xml:space="preserve">The summer after </w:t>
        </w:r>
        <w:r w:rsidR="00851353">
          <w:rPr>
            <w:rFonts w:ascii="Times New Roman" w:hAnsi="Times New Roman" w:cs="Times New Roman"/>
            <w:sz w:val="22"/>
            <w:szCs w:val="22"/>
          </w:rPr>
          <w:t>my mentorship</w:t>
        </w:r>
      </w:ins>
      <w:del w:id="155" w:author="Max Zweig" w:date="2025-11-12T21:55:00Z" w16du:dateUtc="2025-11-13T03:55:00Z">
        <w:r w:rsidDel="00443027">
          <w:rPr>
            <w:rFonts w:ascii="Times New Roman" w:hAnsi="Times New Roman" w:cs="Times New Roman"/>
            <w:sz w:val="22"/>
            <w:szCs w:val="22"/>
          </w:rPr>
          <w:delText xml:space="preserve"> col</w:delText>
        </w:r>
        <w:r w:rsidR="00DE20B3" w:rsidDel="00443027">
          <w:rPr>
            <w:rFonts w:ascii="Times New Roman" w:hAnsi="Times New Roman" w:cs="Times New Roman"/>
            <w:sz w:val="22"/>
            <w:szCs w:val="22"/>
          </w:rPr>
          <w:delText>leg</w:delText>
        </w:r>
        <w:r w:rsidR="00A1301A" w:rsidDel="00443027">
          <w:rPr>
            <w:rFonts w:ascii="Times New Roman" w:hAnsi="Times New Roman" w:cs="Times New Roman"/>
            <w:sz w:val="22"/>
            <w:szCs w:val="22"/>
          </w:rPr>
          <w:delText>e</w:delText>
        </w:r>
      </w:del>
      <w:r w:rsidR="00F56879">
        <w:rPr>
          <w:rFonts w:ascii="Times New Roman" w:hAnsi="Times New Roman" w:cs="Times New Roman"/>
          <w:sz w:val="22"/>
          <w:szCs w:val="22"/>
        </w:rPr>
        <w:t xml:space="preserve">, </w:t>
      </w:r>
      <w:r w:rsidR="00044590" w:rsidRPr="00F149CD">
        <w:rPr>
          <w:rFonts w:ascii="Times New Roman" w:hAnsi="Times New Roman" w:cs="Times New Roman"/>
          <w:b/>
          <w:bCs/>
          <w:sz w:val="22"/>
          <w:szCs w:val="22"/>
        </w:rPr>
        <w:t xml:space="preserve">I </w:t>
      </w:r>
      <w:r w:rsidR="00BD5915" w:rsidRPr="00F149CD">
        <w:rPr>
          <w:rFonts w:ascii="Times New Roman" w:hAnsi="Times New Roman" w:cs="Times New Roman"/>
          <w:b/>
          <w:bCs/>
          <w:sz w:val="22"/>
          <w:szCs w:val="22"/>
        </w:rPr>
        <w:t>interned</w:t>
      </w:r>
      <w:r w:rsidR="00044590" w:rsidRPr="00F149CD">
        <w:rPr>
          <w:rFonts w:ascii="Times New Roman" w:hAnsi="Times New Roman" w:cs="Times New Roman"/>
          <w:b/>
          <w:bCs/>
          <w:sz w:val="22"/>
          <w:szCs w:val="22"/>
        </w:rPr>
        <w:t xml:space="preserve"> at the startup Scout </w:t>
      </w:r>
      <w:r w:rsidR="009F22FB" w:rsidRPr="00F149CD">
        <w:rPr>
          <w:rFonts w:ascii="Times New Roman" w:hAnsi="Times New Roman" w:cs="Times New Roman"/>
          <w:b/>
          <w:bCs/>
          <w:sz w:val="22"/>
          <w:szCs w:val="22"/>
        </w:rPr>
        <w:t>Space</w:t>
      </w:r>
      <w:r w:rsidR="009F22FB">
        <w:rPr>
          <w:rFonts w:ascii="Times New Roman" w:hAnsi="Times New Roman" w:cs="Times New Roman"/>
          <w:sz w:val="22"/>
          <w:szCs w:val="22"/>
        </w:rPr>
        <w:t xml:space="preserve"> </w:t>
      </w:r>
      <w:r w:rsidR="007A2713">
        <w:rPr>
          <w:rFonts w:ascii="Times New Roman" w:hAnsi="Times New Roman" w:cs="Times New Roman"/>
          <w:sz w:val="22"/>
          <w:szCs w:val="22"/>
        </w:rPr>
        <w:t>where I am currently employed part time</w:t>
      </w:r>
      <w:r w:rsidR="00044590">
        <w:rPr>
          <w:rFonts w:ascii="Times New Roman" w:hAnsi="Times New Roman" w:cs="Times New Roman"/>
          <w:sz w:val="22"/>
          <w:szCs w:val="22"/>
        </w:rPr>
        <w:t xml:space="preserve">. </w:t>
      </w:r>
      <w:r w:rsidR="00227717">
        <w:rPr>
          <w:rFonts w:ascii="Times New Roman" w:hAnsi="Times New Roman" w:cs="Times New Roman"/>
          <w:sz w:val="22"/>
          <w:szCs w:val="22"/>
        </w:rPr>
        <w:t xml:space="preserve">Over the summer at </w:t>
      </w:r>
      <w:r w:rsidR="002F7FE7">
        <w:rPr>
          <w:rFonts w:ascii="Times New Roman" w:hAnsi="Times New Roman" w:cs="Times New Roman"/>
          <w:sz w:val="22"/>
          <w:szCs w:val="22"/>
        </w:rPr>
        <w:t>Scout,</w:t>
      </w:r>
      <w:r w:rsidR="00227717">
        <w:rPr>
          <w:rFonts w:ascii="Times New Roman" w:hAnsi="Times New Roman" w:cs="Times New Roman"/>
          <w:sz w:val="22"/>
          <w:szCs w:val="22"/>
        </w:rPr>
        <w:t xml:space="preserve"> I </w:t>
      </w:r>
      <w:r w:rsidR="007945F9">
        <w:rPr>
          <w:rFonts w:ascii="Times New Roman" w:hAnsi="Times New Roman" w:cs="Times New Roman"/>
          <w:sz w:val="22"/>
          <w:szCs w:val="22"/>
        </w:rPr>
        <w:t>tested</w:t>
      </w:r>
      <w:r w:rsidR="004D36BB">
        <w:rPr>
          <w:rFonts w:ascii="Times New Roman" w:hAnsi="Times New Roman" w:cs="Times New Roman"/>
          <w:sz w:val="22"/>
          <w:szCs w:val="22"/>
        </w:rPr>
        <w:t xml:space="preserve"> tracking and observation routines </w:t>
      </w:r>
      <w:ins w:id="156" w:author="Max Zweig" w:date="2025-11-12T13:38:00Z" w16du:dateUtc="2025-11-12T19:38:00Z">
        <w:r w:rsidR="003D096C">
          <w:rPr>
            <w:rFonts w:ascii="Times New Roman" w:hAnsi="Times New Roman" w:cs="Times New Roman"/>
            <w:sz w:val="22"/>
            <w:szCs w:val="22"/>
          </w:rPr>
          <w:t xml:space="preserve">on spacecraft following different trajectories </w:t>
        </w:r>
      </w:ins>
      <w:r w:rsidR="00FC054A">
        <w:rPr>
          <w:rFonts w:ascii="Times New Roman" w:hAnsi="Times New Roman" w:cs="Times New Roman"/>
          <w:sz w:val="22"/>
          <w:szCs w:val="22"/>
        </w:rPr>
        <w:t xml:space="preserve">and </w:t>
      </w:r>
      <w:r w:rsidR="00F850F6">
        <w:rPr>
          <w:rFonts w:ascii="Times New Roman" w:hAnsi="Times New Roman" w:cs="Times New Roman"/>
          <w:sz w:val="22"/>
          <w:szCs w:val="22"/>
        </w:rPr>
        <w:t xml:space="preserve">implemented dynamical systems </w:t>
      </w:r>
      <w:r w:rsidR="00A76295">
        <w:rPr>
          <w:rFonts w:ascii="Times New Roman" w:hAnsi="Times New Roman" w:cs="Times New Roman"/>
          <w:sz w:val="22"/>
          <w:szCs w:val="22"/>
        </w:rPr>
        <w:t xml:space="preserve">code </w:t>
      </w:r>
      <w:ins w:id="157" w:author="Max Zweig" w:date="2025-11-12T13:38:00Z" w16du:dateUtc="2025-11-12T19:38:00Z">
        <w:r w:rsidR="00122143">
          <w:rPr>
            <w:rFonts w:ascii="Times New Roman" w:hAnsi="Times New Roman" w:cs="Times New Roman"/>
            <w:sz w:val="22"/>
            <w:szCs w:val="22"/>
          </w:rPr>
          <w:t>that</w:t>
        </w:r>
      </w:ins>
      <w:del w:id="158" w:author="Max Zweig" w:date="2025-11-12T13:38:00Z" w16du:dateUtc="2025-11-12T19:38:00Z">
        <w:r w:rsidR="009A7B5F" w:rsidDel="00122143">
          <w:rPr>
            <w:rFonts w:ascii="Times New Roman" w:hAnsi="Times New Roman" w:cs="Times New Roman"/>
            <w:sz w:val="22"/>
            <w:szCs w:val="22"/>
          </w:rPr>
          <w:delText>which</w:delText>
        </w:r>
      </w:del>
      <w:r w:rsidR="009A7B5F">
        <w:rPr>
          <w:rFonts w:ascii="Times New Roman" w:hAnsi="Times New Roman" w:cs="Times New Roman"/>
          <w:sz w:val="22"/>
          <w:szCs w:val="22"/>
        </w:rPr>
        <w:t xml:space="preserve"> </w:t>
      </w:r>
      <w:r w:rsidR="002755BF">
        <w:rPr>
          <w:rFonts w:ascii="Times New Roman" w:hAnsi="Times New Roman" w:cs="Times New Roman"/>
          <w:sz w:val="22"/>
          <w:szCs w:val="22"/>
        </w:rPr>
        <w:t xml:space="preserve">will be used </w:t>
      </w:r>
      <w:r w:rsidR="001B332C">
        <w:rPr>
          <w:rFonts w:ascii="Times New Roman" w:hAnsi="Times New Roman" w:cs="Times New Roman"/>
          <w:sz w:val="22"/>
          <w:szCs w:val="22"/>
        </w:rPr>
        <w:t xml:space="preserve">for </w:t>
      </w:r>
      <w:r w:rsidR="00066AD3">
        <w:rPr>
          <w:rFonts w:ascii="Times New Roman" w:hAnsi="Times New Roman" w:cs="Times New Roman"/>
          <w:sz w:val="22"/>
          <w:szCs w:val="22"/>
        </w:rPr>
        <w:t xml:space="preserve">the design </w:t>
      </w:r>
      <w:r w:rsidR="00CC6865">
        <w:rPr>
          <w:rFonts w:ascii="Times New Roman" w:hAnsi="Times New Roman" w:cs="Times New Roman"/>
          <w:sz w:val="22"/>
          <w:szCs w:val="22"/>
        </w:rPr>
        <w:t xml:space="preserve">and analysis of </w:t>
      </w:r>
      <w:r w:rsidR="00B86D2D">
        <w:rPr>
          <w:rFonts w:ascii="Times New Roman" w:hAnsi="Times New Roman" w:cs="Times New Roman"/>
          <w:sz w:val="22"/>
          <w:szCs w:val="22"/>
        </w:rPr>
        <w:t xml:space="preserve">low-propellant </w:t>
      </w:r>
      <w:r w:rsidR="00C44A15">
        <w:rPr>
          <w:rFonts w:ascii="Times New Roman" w:hAnsi="Times New Roman" w:cs="Times New Roman"/>
          <w:sz w:val="22"/>
          <w:szCs w:val="22"/>
        </w:rPr>
        <w:t>maneuvers</w:t>
      </w:r>
      <w:ins w:id="159" w:author="Max Zweig" w:date="2025-11-12T13:38:00Z" w16du:dateUtc="2025-11-12T19:38:00Z">
        <w:r w:rsidR="005572D3">
          <w:rPr>
            <w:rFonts w:ascii="Times New Roman" w:hAnsi="Times New Roman" w:cs="Times New Roman"/>
            <w:sz w:val="22"/>
            <w:szCs w:val="22"/>
          </w:rPr>
          <w:t>.</w:t>
        </w:r>
      </w:ins>
      <w:r w:rsidR="00C44A15">
        <w:rPr>
          <w:rFonts w:ascii="Times New Roman" w:hAnsi="Times New Roman" w:cs="Times New Roman"/>
          <w:sz w:val="22"/>
          <w:szCs w:val="22"/>
        </w:rPr>
        <w:t xml:space="preserve"> </w:t>
      </w:r>
      <w:del w:id="160" w:author="Max Zweig" w:date="2025-11-12T13:38:00Z" w16du:dateUtc="2025-11-12T19:38:00Z">
        <w:r w:rsidR="00C44A15" w:rsidDel="00860248">
          <w:rPr>
            <w:rFonts w:ascii="Times New Roman" w:hAnsi="Times New Roman" w:cs="Times New Roman"/>
            <w:sz w:val="22"/>
            <w:szCs w:val="22"/>
          </w:rPr>
          <w:delText>and</w:delText>
        </w:r>
        <w:r w:rsidR="009C25D0" w:rsidDel="00860248">
          <w:rPr>
            <w:rFonts w:ascii="Times New Roman" w:hAnsi="Times New Roman" w:cs="Times New Roman"/>
            <w:sz w:val="22"/>
            <w:szCs w:val="22"/>
          </w:rPr>
          <w:delText xml:space="preserve"> a</w:delText>
        </w:r>
      </w:del>
      <w:ins w:id="161" w:author="Max Zweig" w:date="2025-11-12T13:38:00Z" w16du:dateUtc="2025-11-12T19:38:00Z">
        <w:r w:rsidR="00C329D9">
          <w:rPr>
            <w:rFonts w:ascii="Times New Roman" w:hAnsi="Times New Roman" w:cs="Times New Roman"/>
            <w:sz w:val="22"/>
            <w:szCs w:val="22"/>
          </w:rPr>
          <w:t>Currently, I am</w:t>
        </w:r>
      </w:ins>
      <w:del w:id="162" w:author="Max Zweig" w:date="2025-11-12T13:38:00Z" w16du:dateUtc="2025-11-12T19:38:00Z">
        <w:r w:rsidR="009C25D0" w:rsidDel="00860248">
          <w:rPr>
            <w:rFonts w:ascii="Times New Roman" w:hAnsi="Times New Roman" w:cs="Times New Roman"/>
            <w:sz w:val="22"/>
            <w:szCs w:val="22"/>
          </w:rPr>
          <w:delText>m</w:delText>
        </w:r>
        <w:r w:rsidR="009C25D0" w:rsidDel="00C329D9">
          <w:rPr>
            <w:rFonts w:ascii="Times New Roman" w:hAnsi="Times New Roman" w:cs="Times New Roman"/>
            <w:sz w:val="22"/>
            <w:szCs w:val="22"/>
          </w:rPr>
          <w:delText xml:space="preserve"> currently</w:delText>
        </w:r>
      </w:del>
      <w:r w:rsidR="009C25D0">
        <w:rPr>
          <w:rFonts w:ascii="Times New Roman" w:hAnsi="Times New Roman" w:cs="Times New Roman"/>
          <w:sz w:val="22"/>
          <w:szCs w:val="22"/>
        </w:rPr>
        <w:t xml:space="preserve"> working on additions to Scout’s </w:t>
      </w:r>
      <w:r w:rsidR="00DA17B4">
        <w:rPr>
          <w:rFonts w:ascii="Times New Roman" w:hAnsi="Times New Roman" w:cs="Times New Roman"/>
          <w:sz w:val="22"/>
          <w:szCs w:val="22"/>
        </w:rPr>
        <w:t>tracking routines</w:t>
      </w:r>
      <w:ins w:id="163" w:author="Max Zweig" w:date="2025-11-12T13:40:00Z" w16du:dateUtc="2025-11-12T19:40:00Z">
        <w:r w:rsidR="00E57BE4">
          <w:rPr>
            <w:rFonts w:ascii="Times New Roman" w:hAnsi="Times New Roman" w:cs="Times New Roman"/>
            <w:sz w:val="22"/>
            <w:szCs w:val="22"/>
          </w:rPr>
          <w:t xml:space="preserve"> </w:t>
        </w:r>
      </w:ins>
      <w:ins w:id="164" w:author="Max Zweig" w:date="2025-11-12T13:41:00Z" w16du:dateUtc="2025-11-12T19:41:00Z">
        <w:r w:rsidR="00947CA6">
          <w:rPr>
            <w:rFonts w:ascii="Times New Roman" w:hAnsi="Times New Roman" w:cs="Times New Roman"/>
            <w:sz w:val="22"/>
            <w:szCs w:val="22"/>
          </w:rPr>
          <w:t>as well as</w:t>
        </w:r>
      </w:ins>
      <w:ins w:id="165" w:author="Max Zweig" w:date="2025-11-12T13:40:00Z" w16du:dateUtc="2025-11-12T19:40:00Z">
        <w:r w:rsidR="00E57BE4">
          <w:rPr>
            <w:rFonts w:ascii="Times New Roman" w:hAnsi="Times New Roman" w:cs="Times New Roman"/>
            <w:sz w:val="22"/>
            <w:szCs w:val="22"/>
          </w:rPr>
          <w:t xml:space="preserve"> an algorithm to compute the closest miss distance between two orbits</w:t>
        </w:r>
      </w:ins>
      <w:r w:rsidR="00DA17B4">
        <w:rPr>
          <w:rFonts w:ascii="Times New Roman" w:hAnsi="Times New Roman" w:cs="Times New Roman"/>
          <w:sz w:val="22"/>
          <w:szCs w:val="22"/>
        </w:rPr>
        <w:t xml:space="preserve">. </w:t>
      </w:r>
      <w:r w:rsidR="00396886">
        <w:rPr>
          <w:rFonts w:ascii="Times New Roman" w:hAnsi="Times New Roman" w:cs="Times New Roman"/>
          <w:sz w:val="22"/>
          <w:szCs w:val="22"/>
        </w:rPr>
        <w:t xml:space="preserve">My experiences during my mentorship with JPL and Sios Lab as well as at my day job at Scout demonstrate </w:t>
      </w:r>
      <w:r w:rsidR="00C87095">
        <w:rPr>
          <w:rFonts w:ascii="Times New Roman" w:hAnsi="Times New Roman" w:cs="Times New Roman"/>
          <w:sz w:val="22"/>
          <w:szCs w:val="22"/>
        </w:rPr>
        <w:t xml:space="preserve">that I am </w:t>
      </w:r>
      <w:r w:rsidR="00E54A85">
        <w:rPr>
          <w:rFonts w:ascii="Times New Roman" w:hAnsi="Times New Roman" w:cs="Times New Roman"/>
          <w:sz w:val="22"/>
          <w:szCs w:val="22"/>
        </w:rPr>
        <w:t xml:space="preserve">prepared to advance the state of my field both in and outside of industry. </w:t>
      </w:r>
    </w:p>
    <w:p w14:paraId="4B8730FE" w14:textId="524FB044" w:rsidR="003D2E33" w:rsidRDefault="002F2A32" w:rsidP="00C97963">
      <w:pPr>
        <w:spacing w:line="240" w:lineRule="auto"/>
        <w:rPr>
          <w:rFonts w:ascii="Times New Roman" w:hAnsi="Times New Roman" w:cs="Times New Roman"/>
          <w:sz w:val="22"/>
          <w:szCs w:val="22"/>
        </w:rPr>
      </w:pPr>
      <w:r w:rsidRPr="008E1AF0">
        <w:rPr>
          <w:rFonts w:ascii="Times New Roman" w:hAnsi="Times New Roman" w:cs="Times New Roman"/>
          <w:b/>
          <w:bCs/>
          <w:sz w:val="22"/>
          <w:szCs w:val="22"/>
        </w:rPr>
        <w:t>Broader Impacts</w:t>
      </w:r>
      <w:r w:rsidR="00280BB9" w:rsidRPr="008E1AF0">
        <w:rPr>
          <w:rFonts w:ascii="Times New Roman" w:hAnsi="Times New Roman" w:cs="Times New Roman"/>
          <w:b/>
          <w:bCs/>
          <w:sz w:val="22"/>
          <w:szCs w:val="22"/>
        </w:rPr>
        <w:t xml:space="preserve"> </w:t>
      </w:r>
    </w:p>
    <w:p w14:paraId="11DDAECC" w14:textId="2F7D01EF" w:rsidR="009C3039" w:rsidRDefault="00AC3639" w:rsidP="009D6CBF">
      <w:pPr>
        <w:spacing w:line="240" w:lineRule="auto"/>
        <w:ind w:firstLine="720"/>
        <w:rPr>
          <w:ins w:id="166" w:author="Max Zweig" w:date="2025-11-12T13:49:00Z" w16du:dateUtc="2025-11-12T19:49:00Z"/>
          <w:rFonts w:ascii="Times New Roman" w:hAnsi="Times New Roman" w:cs="Times New Roman"/>
          <w:sz w:val="22"/>
          <w:szCs w:val="22"/>
        </w:rPr>
      </w:pPr>
      <w:r>
        <w:rPr>
          <w:rFonts w:ascii="Times New Roman" w:hAnsi="Times New Roman" w:cs="Times New Roman"/>
          <w:sz w:val="22"/>
          <w:szCs w:val="22"/>
        </w:rPr>
        <w:t xml:space="preserve">Looking back </w:t>
      </w:r>
      <w:r w:rsidR="00572F1F">
        <w:rPr>
          <w:rFonts w:ascii="Times New Roman" w:hAnsi="Times New Roman" w:cs="Times New Roman"/>
          <w:sz w:val="22"/>
          <w:szCs w:val="22"/>
        </w:rPr>
        <w:t>on</w:t>
      </w:r>
      <w:r>
        <w:rPr>
          <w:rFonts w:ascii="Times New Roman" w:hAnsi="Times New Roman" w:cs="Times New Roman"/>
          <w:sz w:val="22"/>
          <w:szCs w:val="22"/>
        </w:rPr>
        <w:t xml:space="preserve"> my time at Cornell, I am </w:t>
      </w:r>
      <w:r w:rsidR="00607D4D">
        <w:rPr>
          <w:rFonts w:ascii="Times New Roman" w:hAnsi="Times New Roman" w:cs="Times New Roman"/>
          <w:sz w:val="22"/>
          <w:szCs w:val="22"/>
        </w:rPr>
        <w:t xml:space="preserve">extraordinarily grateful that </w:t>
      </w:r>
      <w:del w:id="167" w:author="Max Zweig" w:date="2025-11-12T13:45:00Z" w16du:dateUtc="2025-11-12T19:45:00Z">
        <w:r w:rsidR="00607D4D" w:rsidDel="004302C0">
          <w:rPr>
            <w:rFonts w:ascii="Times New Roman" w:hAnsi="Times New Roman" w:cs="Times New Roman"/>
            <w:sz w:val="22"/>
            <w:szCs w:val="22"/>
          </w:rPr>
          <w:delText xml:space="preserve">Dr. </w:delText>
        </w:r>
      </w:del>
      <w:r w:rsidR="00607D4D">
        <w:rPr>
          <w:rFonts w:ascii="Times New Roman" w:hAnsi="Times New Roman" w:cs="Times New Roman"/>
          <w:sz w:val="22"/>
          <w:szCs w:val="22"/>
        </w:rPr>
        <w:t>Jackson</w:t>
      </w:r>
      <w:del w:id="168" w:author="Max Zweig" w:date="2025-11-12T13:46:00Z" w16du:dateUtc="2025-11-12T19:46:00Z">
        <w:r w:rsidR="00607D4D" w:rsidDel="004302C0">
          <w:rPr>
            <w:rFonts w:ascii="Times New Roman" w:hAnsi="Times New Roman" w:cs="Times New Roman"/>
            <w:sz w:val="22"/>
            <w:szCs w:val="22"/>
          </w:rPr>
          <w:delText xml:space="preserve"> Kulik</w:delText>
        </w:r>
      </w:del>
      <w:r w:rsidR="00DB5DD1">
        <w:rPr>
          <w:rFonts w:ascii="Times New Roman" w:hAnsi="Times New Roman" w:cs="Times New Roman"/>
          <w:sz w:val="22"/>
          <w:szCs w:val="22"/>
        </w:rPr>
        <w:t xml:space="preserve">, </w:t>
      </w:r>
      <w:del w:id="169" w:author="Max Zweig" w:date="2025-11-12T13:46:00Z" w16du:dateUtc="2025-11-12T19:46:00Z">
        <w:r w:rsidR="00607D4D" w:rsidDel="004302C0">
          <w:rPr>
            <w:rFonts w:ascii="Times New Roman" w:hAnsi="Times New Roman" w:cs="Times New Roman"/>
            <w:sz w:val="22"/>
            <w:szCs w:val="22"/>
          </w:rPr>
          <w:delText xml:space="preserve">Dr. </w:delText>
        </w:r>
      </w:del>
      <w:r w:rsidR="00607D4D">
        <w:rPr>
          <w:rFonts w:ascii="Times New Roman" w:hAnsi="Times New Roman" w:cs="Times New Roman"/>
          <w:sz w:val="22"/>
          <w:szCs w:val="22"/>
        </w:rPr>
        <w:t xml:space="preserve">Dmitry </w:t>
      </w:r>
      <w:del w:id="170" w:author="Max Zweig" w:date="2025-11-12T13:46:00Z" w16du:dateUtc="2025-11-12T19:46:00Z">
        <w:r w:rsidR="00607D4D" w:rsidDel="004302C0">
          <w:rPr>
            <w:rFonts w:ascii="Times New Roman" w:hAnsi="Times New Roman" w:cs="Times New Roman"/>
            <w:sz w:val="22"/>
            <w:szCs w:val="22"/>
          </w:rPr>
          <w:delText xml:space="preserve">Savransky </w:delText>
        </w:r>
      </w:del>
      <w:r w:rsidR="007F5BC9">
        <w:rPr>
          <w:rFonts w:ascii="Times New Roman" w:hAnsi="Times New Roman" w:cs="Times New Roman"/>
          <w:sz w:val="22"/>
          <w:szCs w:val="22"/>
        </w:rPr>
        <w:t xml:space="preserve">and Colby </w:t>
      </w:r>
      <w:r w:rsidR="00607D4D">
        <w:rPr>
          <w:rFonts w:ascii="Times New Roman" w:hAnsi="Times New Roman" w:cs="Times New Roman"/>
          <w:sz w:val="22"/>
          <w:szCs w:val="22"/>
        </w:rPr>
        <w:t>took the time to men</w:t>
      </w:r>
      <w:r w:rsidR="009F70D9">
        <w:rPr>
          <w:rFonts w:ascii="Times New Roman" w:hAnsi="Times New Roman" w:cs="Times New Roman"/>
          <w:sz w:val="22"/>
          <w:szCs w:val="22"/>
        </w:rPr>
        <w:t>t</w:t>
      </w:r>
      <w:r w:rsidR="00607D4D">
        <w:rPr>
          <w:rFonts w:ascii="Times New Roman" w:hAnsi="Times New Roman" w:cs="Times New Roman"/>
          <w:sz w:val="22"/>
          <w:szCs w:val="22"/>
        </w:rPr>
        <w:t>or me</w:t>
      </w:r>
      <w:r>
        <w:rPr>
          <w:rFonts w:ascii="Times New Roman" w:hAnsi="Times New Roman" w:cs="Times New Roman"/>
          <w:sz w:val="22"/>
          <w:szCs w:val="22"/>
        </w:rPr>
        <w:t>.</w:t>
      </w:r>
      <w:r w:rsidR="00994BDD">
        <w:rPr>
          <w:rFonts w:ascii="Times New Roman" w:hAnsi="Times New Roman" w:cs="Times New Roman"/>
          <w:sz w:val="22"/>
          <w:szCs w:val="22"/>
        </w:rPr>
        <w:t xml:space="preserve"> </w:t>
      </w:r>
      <w:r w:rsidR="003100DF">
        <w:rPr>
          <w:rFonts w:ascii="Times New Roman" w:hAnsi="Times New Roman" w:cs="Times New Roman"/>
          <w:sz w:val="22"/>
          <w:szCs w:val="22"/>
        </w:rPr>
        <w:t xml:space="preserve">Cornell was a large school, and </w:t>
      </w:r>
      <w:r w:rsidR="00EA6FA4">
        <w:rPr>
          <w:rFonts w:ascii="Times New Roman" w:hAnsi="Times New Roman" w:cs="Times New Roman"/>
          <w:sz w:val="22"/>
          <w:szCs w:val="22"/>
        </w:rPr>
        <w:t xml:space="preserve">the </w:t>
      </w:r>
      <w:r w:rsidR="003100DF">
        <w:rPr>
          <w:rFonts w:ascii="Times New Roman" w:hAnsi="Times New Roman" w:cs="Times New Roman"/>
          <w:sz w:val="22"/>
          <w:szCs w:val="22"/>
        </w:rPr>
        <w:t xml:space="preserve">one-on-one research </w:t>
      </w:r>
      <w:r w:rsidR="006E34D5">
        <w:rPr>
          <w:rFonts w:ascii="Times New Roman" w:hAnsi="Times New Roman" w:cs="Times New Roman"/>
          <w:sz w:val="22"/>
          <w:szCs w:val="22"/>
        </w:rPr>
        <w:t xml:space="preserve">experience and </w:t>
      </w:r>
      <w:r w:rsidR="00C63265">
        <w:rPr>
          <w:rFonts w:ascii="Times New Roman" w:hAnsi="Times New Roman" w:cs="Times New Roman"/>
          <w:sz w:val="22"/>
          <w:szCs w:val="22"/>
        </w:rPr>
        <w:t>mentorship</w:t>
      </w:r>
      <w:r w:rsidR="006E34D5">
        <w:rPr>
          <w:rFonts w:ascii="Times New Roman" w:hAnsi="Times New Roman" w:cs="Times New Roman"/>
          <w:sz w:val="22"/>
          <w:szCs w:val="22"/>
        </w:rPr>
        <w:t xml:space="preserve"> </w:t>
      </w:r>
      <w:r w:rsidR="009C35E1">
        <w:rPr>
          <w:rFonts w:ascii="Times New Roman" w:hAnsi="Times New Roman" w:cs="Times New Roman"/>
          <w:sz w:val="22"/>
          <w:szCs w:val="22"/>
        </w:rPr>
        <w:t>made it seem smaller</w:t>
      </w:r>
      <w:r w:rsidR="00BE6658">
        <w:rPr>
          <w:rFonts w:ascii="Times New Roman" w:hAnsi="Times New Roman" w:cs="Times New Roman"/>
          <w:sz w:val="22"/>
          <w:szCs w:val="22"/>
        </w:rPr>
        <w:t xml:space="preserve">. </w:t>
      </w:r>
      <w:r w:rsidR="00A21A09">
        <w:rPr>
          <w:rFonts w:ascii="Times New Roman" w:hAnsi="Times New Roman" w:cs="Times New Roman"/>
          <w:sz w:val="22"/>
          <w:szCs w:val="22"/>
        </w:rPr>
        <w:t xml:space="preserve">The research that I did in </w:t>
      </w:r>
      <w:r w:rsidR="00020E89">
        <w:rPr>
          <w:rFonts w:ascii="Times New Roman" w:hAnsi="Times New Roman" w:cs="Times New Roman"/>
          <w:sz w:val="22"/>
          <w:szCs w:val="22"/>
        </w:rPr>
        <w:t>SIOS Lab</w:t>
      </w:r>
      <w:del w:id="171" w:author="Max Zweig" w:date="2025-11-12T13:46:00Z" w16du:dateUtc="2025-11-12T19:46:00Z">
        <w:r w:rsidR="00020E89" w:rsidDel="000D49BE">
          <w:rPr>
            <w:rFonts w:ascii="Times New Roman" w:hAnsi="Times New Roman" w:cs="Times New Roman"/>
            <w:sz w:val="22"/>
            <w:szCs w:val="22"/>
          </w:rPr>
          <w:delText xml:space="preserve"> </w:delText>
        </w:r>
      </w:del>
      <w:ins w:id="172" w:author="Max Zweig" w:date="2025-11-12T13:46:00Z" w16du:dateUtc="2025-11-12T19:46:00Z">
        <w:r w:rsidR="000D49BE">
          <w:rPr>
            <w:rFonts w:ascii="Times New Roman" w:hAnsi="Times New Roman" w:cs="Times New Roman"/>
            <w:sz w:val="22"/>
            <w:szCs w:val="22"/>
          </w:rPr>
          <w:t xml:space="preserve"> was a</w:t>
        </w:r>
        <w:r w:rsidR="00D54533">
          <w:rPr>
            <w:rFonts w:ascii="Times New Roman" w:hAnsi="Times New Roman" w:cs="Times New Roman"/>
            <w:sz w:val="22"/>
            <w:szCs w:val="22"/>
          </w:rPr>
          <w:t xml:space="preserve"> </w:t>
        </w:r>
        <w:r w:rsidR="00211CD0">
          <w:rPr>
            <w:rFonts w:ascii="Times New Roman" w:hAnsi="Times New Roman" w:cs="Times New Roman"/>
            <w:sz w:val="22"/>
            <w:szCs w:val="22"/>
          </w:rPr>
          <w:t>unique</w:t>
        </w:r>
        <w:r w:rsidR="000D49BE">
          <w:rPr>
            <w:rFonts w:ascii="Times New Roman" w:hAnsi="Times New Roman" w:cs="Times New Roman"/>
            <w:sz w:val="22"/>
            <w:szCs w:val="22"/>
          </w:rPr>
          <w:t xml:space="preserve"> opportunity for me to work independently </w:t>
        </w:r>
        <w:r w:rsidR="00594FA4">
          <w:rPr>
            <w:rFonts w:ascii="Times New Roman" w:hAnsi="Times New Roman" w:cs="Times New Roman"/>
            <w:sz w:val="22"/>
            <w:szCs w:val="22"/>
          </w:rPr>
          <w:t>and self-supervised</w:t>
        </w:r>
      </w:ins>
      <w:ins w:id="173" w:author="Max Zweig" w:date="2025-11-12T13:47:00Z" w16du:dateUtc="2025-11-12T19:47:00Z">
        <w:r w:rsidR="00211CD0">
          <w:rPr>
            <w:rFonts w:ascii="Times New Roman" w:hAnsi="Times New Roman" w:cs="Times New Roman"/>
            <w:sz w:val="22"/>
            <w:szCs w:val="22"/>
          </w:rPr>
          <w:t xml:space="preserve">, and </w:t>
        </w:r>
      </w:ins>
      <w:ins w:id="174" w:author="Max Zweig" w:date="2025-11-12T21:59:00Z" w16du:dateUtc="2025-11-13T03:59:00Z">
        <w:r w:rsidR="00C134E0">
          <w:rPr>
            <w:rFonts w:ascii="Times New Roman" w:hAnsi="Times New Roman" w:cs="Times New Roman"/>
            <w:sz w:val="22"/>
            <w:szCs w:val="22"/>
          </w:rPr>
          <w:t xml:space="preserve">this satisfied my </w:t>
        </w:r>
      </w:ins>
      <w:ins w:id="175" w:author="Max Zweig" w:date="2025-11-12T22:00:00Z" w16du:dateUtc="2025-11-13T04:00:00Z">
        <w:r w:rsidR="00C134E0">
          <w:rPr>
            <w:rFonts w:ascii="Times New Roman" w:hAnsi="Times New Roman" w:cs="Times New Roman"/>
            <w:sz w:val="22"/>
            <w:szCs w:val="22"/>
          </w:rPr>
          <w:t>desire for independence</w:t>
        </w:r>
        <w:r w:rsidR="00550218">
          <w:rPr>
            <w:rFonts w:ascii="Times New Roman" w:hAnsi="Times New Roman" w:cs="Times New Roman"/>
            <w:sz w:val="22"/>
            <w:szCs w:val="22"/>
          </w:rPr>
          <w:t xml:space="preserve"> and self-ow</w:t>
        </w:r>
        <w:r w:rsidR="00073795">
          <w:rPr>
            <w:rFonts w:ascii="Times New Roman" w:hAnsi="Times New Roman" w:cs="Times New Roman"/>
            <w:sz w:val="22"/>
            <w:szCs w:val="22"/>
          </w:rPr>
          <w:t>nership</w:t>
        </w:r>
      </w:ins>
      <w:ins w:id="176" w:author="Max Zweig" w:date="2025-11-12T13:48:00Z" w16du:dateUtc="2025-11-12T19:48:00Z">
        <w:r w:rsidR="00CF4601">
          <w:rPr>
            <w:rFonts w:ascii="Times New Roman" w:hAnsi="Times New Roman" w:cs="Times New Roman"/>
            <w:sz w:val="22"/>
            <w:szCs w:val="22"/>
          </w:rPr>
          <w:t xml:space="preserve"> in a way that taking classes </w:t>
        </w:r>
        <w:r w:rsidR="00E20725">
          <w:rPr>
            <w:rFonts w:ascii="Times New Roman" w:hAnsi="Times New Roman" w:cs="Times New Roman"/>
            <w:sz w:val="22"/>
            <w:szCs w:val="22"/>
          </w:rPr>
          <w:t>hadn’t</w:t>
        </w:r>
      </w:ins>
      <w:ins w:id="177" w:author="Max Zweig" w:date="2025-11-12T13:51:00Z" w16du:dateUtc="2025-11-12T19:51:00Z">
        <w:r w:rsidR="007A10F7">
          <w:rPr>
            <w:rFonts w:ascii="Times New Roman" w:hAnsi="Times New Roman" w:cs="Times New Roman"/>
            <w:sz w:val="22"/>
            <w:szCs w:val="22"/>
          </w:rPr>
          <w:t xml:space="preserve"> up until that point</w:t>
        </w:r>
      </w:ins>
      <w:del w:id="178" w:author="Max Zweig" w:date="2025-11-12T13:46:00Z" w16du:dateUtc="2025-11-12T19:46:00Z">
        <w:r w:rsidR="007267FD" w:rsidDel="000D49BE">
          <w:rPr>
            <w:rFonts w:ascii="Times New Roman" w:hAnsi="Times New Roman" w:cs="Times New Roman"/>
            <w:sz w:val="22"/>
            <w:szCs w:val="22"/>
          </w:rPr>
          <w:delText xml:space="preserve">tickled </w:delText>
        </w:r>
        <w:r w:rsidR="00E46F95" w:rsidDel="000D49BE">
          <w:rPr>
            <w:rFonts w:ascii="Times New Roman" w:hAnsi="Times New Roman" w:cs="Times New Roman"/>
            <w:sz w:val="22"/>
            <w:szCs w:val="22"/>
          </w:rPr>
          <w:delText>my</w:delText>
        </w:r>
        <w:r w:rsidR="00FE7E15" w:rsidDel="000D49BE">
          <w:rPr>
            <w:rFonts w:ascii="Times New Roman" w:hAnsi="Times New Roman" w:cs="Times New Roman"/>
            <w:sz w:val="22"/>
            <w:szCs w:val="22"/>
          </w:rPr>
          <w:delText xml:space="preserve"> </w:delText>
        </w:r>
        <w:r w:rsidR="005261A5" w:rsidDel="000D49BE">
          <w:rPr>
            <w:rFonts w:ascii="Times New Roman" w:hAnsi="Times New Roman" w:cs="Times New Roman"/>
            <w:sz w:val="22"/>
            <w:szCs w:val="22"/>
          </w:rPr>
          <w:delText>entrepreneurial</w:delText>
        </w:r>
        <w:r w:rsidR="00754297" w:rsidDel="000D49BE">
          <w:rPr>
            <w:rFonts w:ascii="Times New Roman" w:hAnsi="Times New Roman" w:cs="Times New Roman"/>
            <w:sz w:val="22"/>
            <w:szCs w:val="22"/>
          </w:rPr>
          <w:delText xml:space="preserve"> </w:delText>
        </w:r>
        <w:r w:rsidR="00350C65" w:rsidDel="000D49BE">
          <w:rPr>
            <w:rFonts w:ascii="Times New Roman" w:hAnsi="Times New Roman" w:cs="Times New Roman"/>
            <w:sz w:val="22"/>
            <w:szCs w:val="22"/>
          </w:rPr>
          <w:delText>desires</w:delText>
        </w:r>
        <w:r w:rsidR="00FE7E15" w:rsidDel="000D49BE">
          <w:rPr>
            <w:rFonts w:ascii="Times New Roman" w:hAnsi="Times New Roman" w:cs="Times New Roman"/>
            <w:sz w:val="22"/>
            <w:szCs w:val="22"/>
          </w:rPr>
          <w:delText xml:space="preserve"> in the same</w:delText>
        </w:r>
        <w:r w:rsidR="00284C3E" w:rsidDel="000D49BE">
          <w:rPr>
            <w:rFonts w:ascii="Times New Roman" w:hAnsi="Times New Roman" w:cs="Times New Roman"/>
            <w:sz w:val="22"/>
            <w:szCs w:val="22"/>
          </w:rPr>
          <w:delText xml:space="preserve"> </w:delText>
        </w:r>
        <w:r w:rsidR="00C149D7" w:rsidDel="000D49BE">
          <w:rPr>
            <w:rFonts w:ascii="Times New Roman" w:hAnsi="Times New Roman" w:cs="Times New Roman"/>
            <w:sz w:val="22"/>
            <w:szCs w:val="22"/>
          </w:rPr>
          <w:delText xml:space="preserve">that </w:delText>
        </w:r>
        <w:r w:rsidR="002646DD" w:rsidDel="000D49BE">
          <w:rPr>
            <w:rFonts w:ascii="Times New Roman" w:hAnsi="Times New Roman" w:cs="Times New Roman"/>
            <w:sz w:val="22"/>
            <w:szCs w:val="22"/>
          </w:rPr>
          <w:delText xml:space="preserve">working on my trading algorithm </w:delText>
        </w:r>
        <w:r w:rsidR="00402819" w:rsidDel="000D49BE">
          <w:rPr>
            <w:rFonts w:ascii="Times New Roman" w:hAnsi="Times New Roman" w:cs="Times New Roman"/>
            <w:sz w:val="22"/>
            <w:szCs w:val="22"/>
          </w:rPr>
          <w:delText>did</w:delText>
        </w:r>
      </w:del>
      <w:r w:rsidR="00ED5BC2">
        <w:rPr>
          <w:rFonts w:ascii="Times New Roman" w:hAnsi="Times New Roman" w:cs="Times New Roman"/>
          <w:sz w:val="22"/>
          <w:szCs w:val="22"/>
        </w:rPr>
        <w:t xml:space="preserve">. </w:t>
      </w:r>
    </w:p>
    <w:p w14:paraId="15987F86" w14:textId="0721761D" w:rsidR="00C97963" w:rsidRDefault="00D4370C" w:rsidP="009D6CBF">
      <w:pPr>
        <w:spacing w:line="240" w:lineRule="auto"/>
        <w:ind w:firstLine="720"/>
        <w:rPr>
          <w:rFonts w:ascii="Times New Roman" w:hAnsi="Times New Roman" w:cs="Times New Roman"/>
          <w:sz w:val="22"/>
          <w:szCs w:val="22"/>
        </w:rPr>
      </w:pPr>
      <w:del w:id="179" w:author="Max Zweig" w:date="2025-11-12T13:49:00Z" w16du:dateUtc="2025-11-12T19:49:00Z">
        <w:r w:rsidDel="009F770F">
          <w:rPr>
            <w:rFonts w:ascii="Times New Roman" w:hAnsi="Times New Roman" w:cs="Times New Roman"/>
            <w:sz w:val="22"/>
            <w:szCs w:val="22"/>
          </w:rPr>
          <w:delText xml:space="preserve">I’ve come to realize </w:delText>
        </w:r>
        <w:r w:rsidR="00697756" w:rsidDel="009F770F">
          <w:rPr>
            <w:rFonts w:ascii="Times New Roman" w:hAnsi="Times New Roman" w:cs="Times New Roman"/>
            <w:sz w:val="22"/>
            <w:szCs w:val="22"/>
          </w:rPr>
          <w:delText xml:space="preserve">that </w:delText>
        </w:r>
      </w:del>
      <w:r w:rsidR="00697756">
        <w:rPr>
          <w:rFonts w:ascii="Times New Roman" w:hAnsi="Times New Roman" w:cs="Times New Roman"/>
          <w:sz w:val="22"/>
          <w:szCs w:val="22"/>
        </w:rPr>
        <w:t>I shine brightest</w:t>
      </w:r>
      <w:r w:rsidR="00BC095A">
        <w:rPr>
          <w:rFonts w:ascii="Times New Roman" w:hAnsi="Times New Roman" w:cs="Times New Roman"/>
          <w:sz w:val="22"/>
          <w:szCs w:val="22"/>
        </w:rPr>
        <w:t xml:space="preserve"> </w:t>
      </w:r>
      <w:r w:rsidR="00697756">
        <w:rPr>
          <w:rFonts w:ascii="Times New Roman" w:hAnsi="Times New Roman" w:cs="Times New Roman"/>
          <w:sz w:val="22"/>
          <w:szCs w:val="22"/>
        </w:rPr>
        <w:t xml:space="preserve">in </w:t>
      </w:r>
      <w:r w:rsidR="0031374A">
        <w:rPr>
          <w:rFonts w:ascii="Times New Roman" w:hAnsi="Times New Roman" w:cs="Times New Roman"/>
          <w:sz w:val="22"/>
          <w:szCs w:val="22"/>
        </w:rPr>
        <w:t>a</w:t>
      </w:r>
      <w:r w:rsidR="00697756">
        <w:rPr>
          <w:rFonts w:ascii="Times New Roman" w:hAnsi="Times New Roman" w:cs="Times New Roman"/>
          <w:sz w:val="22"/>
          <w:szCs w:val="22"/>
        </w:rPr>
        <w:t xml:space="preserve"> research</w:t>
      </w:r>
      <w:r w:rsidR="00AE2E73">
        <w:rPr>
          <w:rFonts w:ascii="Times New Roman" w:hAnsi="Times New Roman" w:cs="Times New Roman"/>
          <w:sz w:val="22"/>
          <w:szCs w:val="22"/>
        </w:rPr>
        <w:t xml:space="preserve"> </w:t>
      </w:r>
      <w:r w:rsidR="003A2085">
        <w:rPr>
          <w:rFonts w:ascii="Times New Roman" w:hAnsi="Times New Roman" w:cs="Times New Roman"/>
          <w:sz w:val="22"/>
          <w:szCs w:val="22"/>
        </w:rPr>
        <w:t>environment</w:t>
      </w:r>
      <w:r w:rsidR="00697756">
        <w:rPr>
          <w:rFonts w:ascii="Times New Roman" w:hAnsi="Times New Roman" w:cs="Times New Roman"/>
          <w:sz w:val="22"/>
          <w:szCs w:val="22"/>
        </w:rPr>
        <w:t xml:space="preserve"> </w:t>
      </w:r>
      <w:r w:rsidR="001C0ACC">
        <w:rPr>
          <w:rFonts w:ascii="Times New Roman" w:hAnsi="Times New Roman" w:cs="Times New Roman"/>
          <w:sz w:val="22"/>
          <w:szCs w:val="22"/>
        </w:rPr>
        <w:t>whe</w:t>
      </w:r>
      <w:r w:rsidR="00A723CE">
        <w:rPr>
          <w:rFonts w:ascii="Times New Roman" w:hAnsi="Times New Roman" w:cs="Times New Roman"/>
          <w:sz w:val="22"/>
          <w:szCs w:val="22"/>
        </w:rPr>
        <w:t>re</w:t>
      </w:r>
      <w:r w:rsidR="001C0ACC">
        <w:rPr>
          <w:rFonts w:ascii="Times New Roman" w:hAnsi="Times New Roman" w:cs="Times New Roman"/>
          <w:sz w:val="22"/>
          <w:szCs w:val="22"/>
        </w:rPr>
        <w:t xml:space="preserve"> I am </w:t>
      </w:r>
      <w:r w:rsidR="001A527F">
        <w:rPr>
          <w:rFonts w:ascii="Times New Roman" w:hAnsi="Times New Roman" w:cs="Times New Roman"/>
          <w:sz w:val="22"/>
          <w:szCs w:val="22"/>
        </w:rPr>
        <w:t>given complete autonomy and a problem to solve</w:t>
      </w:r>
      <w:r w:rsidR="00860156">
        <w:rPr>
          <w:rFonts w:ascii="Times New Roman" w:hAnsi="Times New Roman" w:cs="Times New Roman"/>
          <w:sz w:val="22"/>
          <w:szCs w:val="22"/>
        </w:rPr>
        <w:t xml:space="preserve">, and I know that there </w:t>
      </w:r>
      <w:ins w:id="180" w:author="Max Zweig" w:date="2025-11-12T22:00:00Z" w16du:dateUtc="2025-11-13T04:00:00Z">
        <w:r w:rsidR="00FC08F7">
          <w:rPr>
            <w:rFonts w:ascii="Times New Roman" w:hAnsi="Times New Roman" w:cs="Times New Roman"/>
            <w:sz w:val="22"/>
            <w:szCs w:val="22"/>
          </w:rPr>
          <w:t>ar</w:t>
        </w:r>
      </w:ins>
      <w:del w:id="181" w:author="Max Zweig" w:date="2025-11-12T22:00:00Z" w16du:dateUtc="2025-11-13T04:00:00Z">
        <w:r w:rsidR="00860156" w:rsidDel="00FC08F7">
          <w:rPr>
            <w:rFonts w:ascii="Times New Roman" w:hAnsi="Times New Roman" w:cs="Times New Roman"/>
            <w:sz w:val="22"/>
            <w:szCs w:val="22"/>
          </w:rPr>
          <w:delText>must b</w:delText>
        </w:r>
      </w:del>
      <w:r w:rsidR="00860156">
        <w:rPr>
          <w:rFonts w:ascii="Times New Roman" w:hAnsi="Times New Roman" w:cs="Times New Roman"/>
          <w:sz w:val="22"/>
          <w:szCs w:val="22"/>
        </w:rPr>
        <w:t>e other students like that out there.</w:t>
      </w:r>
      <w:r w:rsidR="00BD77BE">
        <w:rPr>
          <w:rFonts w:ascii="Times New Roman" w:hAnsi="Times New Roman" w:cs="Times New Roman"/>
          <w:sz w:val="22"/>
          <w:szCs w:val="22"/>
        </w:rPr>
        <w:t xml:space="preserve"> </w:t>
      </w:r>
      <w:del w:id="182" w:author="Max Zweig" w:date="2025-11-12T13:49:00Z" w16du:dateUtc="2025-11-12T19:49:00Z">
        <w:r w:rsidR="00410A58" w:rsidDel="009C3039">
          <w:rPr>
            <w:rFonts w:ascii="Times New Roman" w:hAnsi="Times New Roman" w:cs="Times New Roman"/>
            <w:sz w:val="22"/>
            <w:szCs w:val="22"/>
          </w:rPr>
          <w:delText>Further,</w:delText>
        </w:r>
        <w:r w:rsidR="002625F7" w:rsidDel="009C3039">
          <w:rPr>
            <w:rFonts w:ascii="Times New Roman" w:hAnsi="Times New Roman" w:cs="Times New Roman"/>
            <w:sz w:val="22"/>
            <w:szCs w:val="22"/>
          </w:rPr>
          <w:delText xml:space="preserve"> when I </w:delText>
        </w:r>
        <w:r w:rsidR="00915A74" w:rsidDel="009C3039">
          <w:rPr>
            <w:rFonts w:ascii="Times New Roman" w:hAnsi="Times New Roman" w:cs="Times New Roman"/>
            <w:sz w:val="22"/>
            <w:szCs w:val="22"/>
          </w:rPr>
          <w:delText xml:space="preserve">recruited students to work with me on my trading algorithm I realized that I had a passion for teaching: </w:delText>
        </w:r>
        <w:r w:rsidR="00896CA4" w:rsidDel="009C3039">
          <w:rPr>
            <w:rFonts w:ascii="Times New Roman" w:hAnsi="Times New Roman" w:cs="Times New Roman"/>
            <w:sz w:val="22"/>
            <w:szCs w:val="22"/>
          </w:rPr>
          <w:delText>at Cornell Quant Fund I had enjoyed helping other students learn to be better software engineers</w:delText>
        </w:r>
        <w:r w:rsidR="003A46CF" w:rsidDel="009C3039">
          <w:rPr>
            <w:rFonts w:ascii="Times New Roman" w:hAnsi="Times New Roman" w:cs="Times New Roman"/>
            <w:sz w:val="22"/>
            <w:szCs w:val="22"/>
          </w:rPr>
          <w:delText xml:space="preserve">, and </w:delText>
        </w:r>
        <w:r w:rsidR="0056472A" w:rsidDel="009C3039">
          <w:rPr>
            <w:rFonts w:ascii="Times New Roman" w:hAnsi="Times New Roman" w:cs="Times New Roman"/>
            <w:sz w:val="22"/>
            <w:szCs w:val="22"/>
          </w:rPr>
          <w:delText>one of my favorite parts about starting my trading company was the time that I spent mentoring the students that where helping me implement the papers that I had found.</w:delText>
        </w:r>
        <w:r w:rsidR="00921DF1" w:rsidDel="009C3039">
          <w:rPr>
            <w:rFonts w:ascii="Times New Roman" w:hAnsi="Times New Roman" w:cs="Times New Roman"/>
            <w:sz w:val="22"/>
            <w:szCs w:val="22"/>
          </w:rPr>
          <w:delText xml:space="preserve"> </w:delText>
        </w:r>
      </w:del>
      <w:del w:id="183" w:author="Max Zweig" w:date="2025-11-12T13:51:00Z" w16du:dateUtc="2025-11-12T19:51:00Z">
        <w:r w:rsidR="00BD77BE" w:rsidDel="00482685">
          <w:rPr>
            <w:rFonts w:ascii="Times New Roman" w:hAnsi="Times New Roman" w:cs="Times New Roman"/>
            <w:sz w:val="22"/>
            <w:szCs w:val="22"/>
          </w:rPr>
          <w:delText>My experience doing undergraduate research was my chance to shine</w:delText>
        </w:r>
      </w:del>
      <w:ins w:id="184" w:author="Max Zweig" w:date="2025-11-12T13:51:00Z" w16du:dateUtc="2025-11-12T19:51:00Z">
        <w:r w:rsidR="00482685">
          <w:rPr>
            <w:rFonts w:ascii="Times New Roman" w:hAnsi="Times New Roman" w:cs="Times New Roman"/>
            <w:sz w:val="22"/>
            <w:szCs w:val="22"/>
          </w:rPr>
          <w:t>I thrived as an undergraduate researcher</w:t>
        </w:r>
      </w:ins>
      <w:r w:rsidR="00BD77BE">
        <w:rPr>
          <w:rFonts w:ascii="Times New Roman" w:hAnsi="Times New Roman" w:cs="Times New Roman"/>
          <w:sz w:val="22"/>
          <w:szCs w:val="22"/>
        </w:rPr>
        <w:t>, and</w:t>
      </w:r>
      <w:r w:rsidR="00201BD4">
        <w:rPr>
          <w:rFonts w:ascii="Times New Roman" w:hAnsi="Times New Roman" w:cs="Times New Roman"/>
          <w:sz w:val="22"/>
          <w:szCs w:val="22"/>
        </w:rPr>
        <w:t xml:space="preserve"> </w:t>
      </w:r>
      <w:r w:rsidR="00BF4FD5">
        <w:rPr>
          <w:rFonts w:ascii="Times New Roman" w:hAnsi="Times New Roman" w:cs="Times New Roman"/>
          <w:sz w:val="22"/>
          <w:szCs w:val="22"/>
        </w:rPr>
        <w:t>a</w:t>
      </w:r>
      <w:r w:rsidR="00EC15CB">
        <w:rPr>
          <w:rFonts w:ascii="Times New Roman" w:hAnsi="Times New Roman" w:cs="Times New Roman"/>
          <w:sz w:val="22"/>
          <w:szCs w:val="22"/>
        </w:rPr>
        <w:t>s a graduate student</w:t>
      </w:r>
      <w:r w:rsidR="00BE58E6">
        <w:rPr>
          <w:rFonts w:ascii="Times New Roman" w:hAnsi="Times New Roman" w:cs="Times New Roman"/>
          <w:sz w:val="22"/>
          <w:szCs w:val="22"/>
        </w:rPr>
        <w:t xml:space="preserve"> at </w:t>
      </w:r>
      <w:r w:rsidR="00C73067">
        <w:rPr>
          <w:rFonts w:ascii="Times New Roman" w:hAnsi="Times New Roman" w:cs="Times New Roman"/>
          <w:sz w:val="22"/>
          <w:szCs w:val="22"/>
        </w:rPr>
        <w:t xml:space="preserve">the </w:t>
      </w:r>
      <w:r w:rsidR="00BE58E6">
        <w:rPr>
          <w:rFonts w:ascii="Times New Roman" w:hAnsi="Times New Roman" w:cs="Times New Roman"/>
          <w:sz w:val="22"/>
          <w:szCs w:val="22"/>
        </w:rPr>
        <w:t>University of Minnesota</w:t>
      </w:r>
      <w:del w:id="185" w:author="Max Zweig" w:date="2025-11-12T13:51:00Z" w16du:dateUtc="2025-11-12T19:51:00Z">
        <w:r w:rsidR="00EC15CB" w:rsidDel="00FB4F3A">
          <w:rPr>
            <w:rFonts w:ascii="Times New Roman" w:hAnsi="Times New Roman" w:cs="Times New Roman"/>
            <w:sz w:val="22"/>
            <w:szCs w:val="22"/>
          </w:rPr>
          <w:delText>,</w:delText>
        </w:r>
      </w:del>
      <w:r w:rsidR="00EC15CB">
        <w:rPr>
          <w:rFonts w:ascii="Times New Roman" w:hAnsi="Times New Roman" w:cs="Times New Roman"/>
          <w:sz w:val="22"/>
          <w:szCs w:val="22"/>
        </w:rPr>
        <w:t xml:space="preserve"> I would like to </w:t>
      </w:r>
      <w:r w:rsidR="00D36FC9">
        <w:rPr>
          <w:rFonts w:ascii="Times New Roman" w:hAnsi="Times New Roman" w:cs="Times New Roman"/>
          <w:sz w:val="22"/>
          <w:szCs w:val="22"/>
        </w:rPr>
        <w:t>pay th</w:t>
      </w:r>
      <w:r w:rsidR="00B96689">
        <w:rPr>
          <w:rFonts w:ascii="Times New Roman" w:hAnsi="Times New Roman" w:cs="Times New Roman"/>
          <w:sz w:val="22"/>
          <w:szCs w:val="22"/>
        </w:rPr>
        <w:t>is</w:t>
      </w:r>
      <w:r w:rsidR="00D36FC9">
        <w:rPr>
          <w:rFonts w:ascii="Times New Roman" w:hAnsi="Times New Roman" w:cs="Times New Roman"/>
          <w:sz w:val="22"/>
          <w:szCs w:val="22"/>
        </w:rPr>
        <w:t xml:space="preserve"> forward and </w:t>
      </w:r>
      <w:r w:rsidR="00EC15CB">
        <w:rPr>
          <w:rFonts w:ascii="Times New Roman" w:hAnsi="Times New Roman" w:cs="Times New Roman"/>
          <w:sz w:val="22"/>
          <w:szCs w:val="22"/>
        </w:rPr>
        <w:t xml:space="preserve">find undergrads that </w:t>
      </w:r>
      <w:r w:rsidR="0008247B">
        <w:rPr>
          <w:rFonts w:ascii="Times New Roman" w:hAnsi="Times New Roman" w:cs="Times New Roman"/>
          <w:sz w:val="22"/>
          <w:szCs w:val="22"/>
        </w:rPr>
        <w:t xml:space="preserve">are </w:t>
      </w:r>
      <w:r w:rsidR="00B4747F">
        <w:rPr>
          <w:rFonts w:ascii="Times New Roman" w:hAnsi="Times New Roman" w:cs="Times New Roman"/>
          <w:sz w:val="22"/>
          <w:szCs w:val="22"/>
        </w:rPr>
        <w:t xml:space="preserve">interested in my </w:t>
      </w:r>
      <w:r w:rsidR="00A82294">
        <w:rPr>
          <w:rFonts w:ascii="Times New Roman" w:hAnsi="Times New Roman" w:cs="Times New Roman"/>
          <w:sz w:val="22"/>
          <w:szCs w:val="22"/>
        </w:rPr>
        <w:t>research and</w:t>
      </w:r>
      <w:r w:rsidR="00E163D4">
        <w:rPr>
          <w:rFonts w:ascii="Times New Roman" w:hAnsi="Times New Roman" w:cs="Times New Roman"/>
          <w:sz w:val="22"/>
          <w:szCs w:val="22"/>
        </w:rPr>
        <w:t xml:space="preserve"> give them a hand in my work</w:t>
      </w:r>
      <w:r w:rsidR="00DA42E8">
        <w:rPr>
          <w:rFonts w:ascii="Times New Roman" w:hAnsi="Times New Roman" w:cs="Times New Roman"/>
          <w:sz w:val="22"/>
          <w:szCs w:val="22"/>
        </w:rPr>
        <w:t>.</w:t>
      </w:r>
      <w:ins w:id="186" w:author="Max Zweig" w:date="2025-11-12T22:41:00Z" w16du:dateUtc="2025-11-13T04:41:00Z">
        <w:r w:rsidR="00330450">
          <w:rPr>
            <w:rFonts w:ascii="Times New Roman" w:hAnsi="Times New Roman" w:cs="Times New Roman"/>
            <w:sz w:val="22"/>
            <w:szCs w:val="22"/>
          </w:rPr>
          <w:t xml:space="preserve"> I am ready to take on a student: </w:t>
        </w:r>
      </w:ins>
      <w:del w:id="187" w:author="Max Zweig" w:date="2025-11-12T13:52:00Z" w16du:dateUtc="2025-11-12T19:52:00Z">
        <w:r w:rsidR="00A82294" w:rsidDel="00BD3D6C">
          <w:rPr>
            <w:rFonts w:ascii="Times New Roman" w:hAnsi="Times New Roman" w:cs="Times New Roman"/>
            <w:sz w:val="22"/>
            <w:szCs w:val="22"/>
          </w:rPr>
          <w:delText xml:space="preserve"> </w:delText>
        </w:r>
      </w:del>
      <w:ins w:id="188" w:author="Max Zweig" w:date="2025-11-12T13:52:00Z" w16du:dateUtc="2025-11-12T19:52:00Z">
        <w:r w:rsidR="00BD3D6C">
          <w:rPr>
            <w:rFonts w:ascii="Times New Roman" w:hAnsi="Times New Roman" w:cs="Times New Roman"/>
            <w:sz w:val="22"/>
            <w:szCs w:val="22"/>
          </w:rPr>
          <w:t xml:space="preserve"> </w:t>
        </w:r>
      </w:ins>
      <w:ins w:id="189" w:author="Max Zweig" w:date="2025-11-12T22:41:00Z" w16du:dateUtc="2025-11-13T04:41:00Z">
        <w:r w:rsidR="00330450">
          <w:rPr>
            <w:rFonts w:ascii="Times New Roman" w:hAnsi="Times New Roman" w:cs="Times New Roman"/>
            <w:sz w:val="22"/>
            <w:szCs w:val="22"/>
          </w:rPr>
          <w:t>w</w:t>
        </w:r>
      </w:ins>
      <w:ins w:id="190" w:author="Max Zweig" w:date="2025-11-12T13:52:00Z" w16du:dateUtc="2025-11-12T19:52:00Z">
        <w:r w:rsidR="00BD3D6C">
          <w:rPr>
            <w:rFonts w:ascii="Times New Roman" w:hAnsi="Times New Roman" w:cs="Times New Roman"/>
            <w:sz w:val="22"/>
            <w:szCs w:val="22"/>
          </w:rPr>
          <w:t xml:space="preserve">hen I </w:t>
        </w:r>
      </w:ins>
      <w:ins w:id="191" w:author="Max Zweig" w:date="2025-11-12T22:42:00Z" w16du:dateUtc="2025-11-13T04:42:00Z">
        <w:r w:rsidR="0055108C">
          <w:rPr>
            <w:rFonts w:ascii="Times New Roman" w:hAnsi="Times New Roman" w:cs="Times New Roman"/>
            <w:sz w:val="22"/>
            <w:szCs w:val="22"/>
          </w:rPr>
          <w:t>was</w:t>
        </w:r>
      </w:ins>
      <w:ins w:id="192" w:author="Max Zweig" w:date="2025-11-12T13:49:00Z" w16du:dateUtc="2025-11-12T19:49:00Z">
        <w:r w:rsidR="009C3039">
          <w:rPr>
            <w:rFonts w:ascii="Times New Roman" w:hAnsi="Times New Roman" w:cs="Times New Roman"/>
            <w:sz w:val="22"/>
            <w:szCs w:val="22"/>
          </w:rPr>
          <w:t xml:space="preserve"> at Cornell Quant Fund I </w:t>
        </w:r>
      </w:ins>
      <w:ins w:id="193" w:author="Max Zweig" w:date="2025-11-12T13:53:00Z" w16du:dateUtc="2025-11-12T19:53:00Z">
        <w:r w:rsidR="003D5634">
          <w:rPr>
            <w:rFonts w:ascii="Times New Roman" w:hAnsi="Times New Roman" w:cs="Times New Roman"/>
            <w:sz w:val="22"/>
            <w:szCs w:val="22"/>
          </w:rPr>
          <w:t>mentored</w:t>
        </w:r>
      </w:ins>
      <w:ins w:id="194" w:author="Max Zweig" w:date="2025-11-12T13:49:00Z" w16du:dateUtc="2025-11-12T19:49:00Z">
        <w:r w:rsidR="009C3039">
          <w:rPr>
            <w:rFonts w:ascii="Times New Roman" w:hAnsi="Times New Roman" w:cs="Times New Roman"/>
            <w:sz w:val="22"/>
            <w:szCs w:val="22"/>
          </w:rPr>
          <w:t xml:space="preserve"> other student software engineers, and one of my favorite parts about </w:t>
        </w:r>
      </w:ins>
      <w:ins w:id="195" w:author="Max Zweig" w:date="2025-11-12T22:42:00Z" w16du:dateUtc="2025-11-13T04:42:00Z">
        <w:r w:rsidR="007D62B7">
          <w:rPr>
            <w:rFonts w:ascii="Times New Roman" w:hAnsi="Times New Roman" w:cs="Times New Roman"/>
            <w:sz w:val="22"/>
            <w:szCs w:val="22"/>
          </w:rPr>
          <w:t>my experience trading</w:t>
        </w:r>
      </w:ins>
      <w:ins w:id="196" w:author="Max Zweig" w:date="2025-11-12T13:49:00Z" w16du:dateUtc="2025-11-12T19:49:00Z">
        <w:r w:rsidR="009C3039">
          <w:rPr>
            <w:rFonts w:ascii="Times New Roman" w:hAnsi="Times New Roman" w:cs="Times New Roman"/>
            <w:sz w:val="22"/>
            <w:szCs w:val="22"/>
          </w:rPr>
          <w:t xml:space="preserve"> was the time that I spent mentoring the students that where </w:t>
        </w:r>
        <w:r w:rsidR="009C3039">
          <w:rPr>
            <w:rFonts w:ascii="Times New Roman" w:hAnsi="Times New Roman" w:cs="Times New Roman"/>
            <w:sz w:val="22"/>
            <w:szCs w:val="22"/>
          </w:rPr>
          <w:lastRenderedPageBreak/>
          <w:t xml:space="preserve">helping me implement </w:t>
        </w:r>
      </w:ins>
      <w:ins w:id="197" w:author="Max Zweig" w:date="2025-11-12T13:53:00Z" w16du:dateUtc="2025-11-12T19:53:00Z">
        <w:r w:rsidR="007F0606">
          <w:rPr>
            <w:rFonts w:ascii="Times New Roman" w:hAnsi="Times New Roman" w:cs="Times New Roman"/>
            <w:sz w:val="22"/>
            <w:szCs w:val="22"/>
          </w:rPr>
          <w:t>the papers I found</w:t>
        </w:r>
      </w:ins>
      <w:ins w:id="198" w:author="Max Zweig" w:date="2025-11-12T13:49:00Z" w16du:dateUtc="2025-11-12T19:49:00Z">
        <w:r w:rsidR="009C3039">
          <w:rPr>
            <w:rFonts w:ascii="Times New Roman" w:hAnsi="Times New Roman" w:cs="Times New Roman"/>
            <w:sz w:val="22"/>
            <w:szCs w:val="22"/>
          </w:rPr>
          <w:t>.</w:t>
        </w:r>
      </w:ins>
      <w:ins w:id="199" w:author="Max Zweig" w:date="2025-11-12T13:50:00Z" w16du:dateUtc="2025-11-12T19:50:00Z">
        <w:r w:rsidR="009418D6">
          <w:rPr>
            <w:rFonts w:ascii="Times New Roman" w:hAnsi="Times New Roman" w:cs="Times New Roman"/>
            <w:sz w:val="22"/>
            <w:szCs w:val="22"/>
          </w:rPr>
          <w:t xml:space="preserve"> </w:t>
        </w:r>
      </w:ins>
      <w:ins w:id="200" w:author="Max Zweig" w:date="2025-11-12T13:54:00Z" w16du:dateUtc="2025-11-12T19:54:00Z">
        <w:r w:rsidR="00595EAE">
          <w:rPr>
            <w:rFonts w:ascii="Times New Roman" w:hAnsi="Times New Roman" w:cs="Times New Roman"/>
            <w:sz w:val="22"/>
            <w:szCs w:val="22"/>
          </w:rPr>
          <w:t xml:space="preserve">At University of Minnesota, </w:t>
        </w:r>
      </w:ins>
      <w:r w:rsidR="00D50007">
        <w:rPr>
          <w:rFonts w:ascii="Times New Roman" w:hAnsi="Times New Roman" w:cs="Times New Roman"/>
          <w:sz w:val="22"/>
          <w:szCs w:val="22"/>
        </w:rPr>
        <w:t xml:space="preserve">I have </w:t>
      </w:r>
      <w:del w:id="201" w:author="Max Zweig" w:date="2025-11-12T22:00:00Z" w16du:dateUtc="2025-11-13T04:00:00Z">
        <w:r w:rsidR="00D50007" w:rsidDel="002501F2">
          <w:rPr>
            <w:rFonts w:ascii="Times New Roman" w:hAnsi="Times New Roman" w:cs="Times New Roman"/>
            <w:sz w:val="22"/>
            <w:szCs w:val="22"/>
          </w:rPr>
          <w:delText xml:space="preserve">already started </w:delText>
        </w:r>
      </w:del>
      <w:del w:id="202" w:author="Max Zweig" w:date="2025-11-12T13:54:00Z" w16du:dateUtc="2025-11-12T19:54:00Z">
        <w:r w:rsidR="00D50007" w:rsidDel="00330A73">
          <w:rPr>
            <w:rFonts w:ascii="Times New Roman" w:hAnsi="Times New Roman" w:cs="Times New Roman"/>
            <w:sz w:val="22"/>
            <w:szCs w:val="22"/>
          </w:rPr>
          <w:delText xml:space="preserve">this </w:delText>
        </w:r>
        <w:r w:rsidR="00F5504D" w:rsidDel="00330A73">
          <w:rPr>
            <w:rFonts w:ascii="Times New Roman" w:hAnsi="Times New Roman" w:cs="Times New Roman"/>
            <w:sz w:val="22"/>
            <w:szCs w:val="22"/>
          </w:rPr>
          <w:delText>search</w:delText>
        </w:r>
      </w:del>
      <w:ins w:id="203" w:author="Max Zweig" w:date="2025-11-12T22:00:00Z" w16du:dateUtc="2025-11-13T04:00:00Z">
        <w:r w:rsidR="002501F2">
          <w:rPr>
            <w:rFonts w:ascii="Times New Roman" w:hAnsi="Times New Roman" w:cs="Times New Roman"/>
            <w:sz w:val="22"/>
            <w:szCs w:val="22"/>
          </w:rPr>
          <w:t xml:space="preserve">begun </w:t>
        </w:r>
      </w:ins>
      <w:ins w:id="204" w:author="Max Zweig" w:date="2025-11-12T22:40:00Z" w16du:dateUtc="2025-11-13T04:40:00Z">
        <w:r w:rsidR="00F54BE0">
          <w:rPr>
            <w:rFonts w:ascii="Times New Roman" w:hAnsi="Times New Roman" w:cs="Times New Roman"/>
            <w:sz w:val="22"/>
            <w:szCs w:val="22"/>
          </w:rPr>
          <w:t>my</w:t>
        </w:r>
      </w:ins>
      <w:ins w:id="205" w:author="Max Zweig" w:date="2025-11-12T13:54:00Z" w16du:dateUtc="2025-11-12T19:54:00Z">
        <w:r w:rsidR="00330A73">
          <w:rPr>
            <w:rFonts w:ascii="Times New Roman" w:hAnsi="Times New Roman" w:cs="Times New Roman"/>
            <w:sz w:val="22"/>
            <w:szCs w:val="22"/>
          </w:rPr>
          <w:t xml:space="preserve"> search for students</w:t>
        </w:r>
      </w:ins>
      <w:r w:rsidR="00F5504D">
        <w:rPr>
          <w:rFonts w:ascii="Times New Roman" w:hAnsi="Times New Roman" w:cs="Times New Roman"/>
          <w:sz w:val="22"/>
          <w:szCs w:val="22"/>
        </w:rPr>
        <w:t xml:space="preserve"> and</w:t>
      </w:r>
      <w:r w:rsidR="0086642B">
        <w:rPr>
          <w:rFonts w:ascii="Times New Roman" w:hAnsi="Times New Roman" w:cs="Times New Roman"/>
          <w:sz w:val="22"/>
          <w:szCs w:val="22"/>
        </w:rPr>
        <w:t xml:space="preserve"> am actively talking to professors </w:t>
      </w:r>
      <w:r w:rsidR="00E73594">
        <w:rPr>
          <w:rFonts w:ascii="Times New Roman" w:hAnsi="Times New Roman" w:cs="Times New Roman"/>
          <w:sz w:val="22"/>
          <w:szCs w:val="22"/>
        </w:rPr>
        <w:t>and other graduate students in the department</w:t>
      </w:r>
      <w:ins w:id="206" w:author="Max Zweig" w:date="2025-11-12T22:40:00Z" w16du:dateUtc="2025-11-13T04:40:00Z">
        <w:r w:rsidR="00C377C5">
          <w:rPr>
            <w:rFonts w:ascii="Times New Roman" w:hAnsi="Times New Roman" w:cs="Times New Roman"/>
            <w:sz w:val="22"/>
            <w:szCs w:val="22"/>
          </w:rPr>
          <w:t xml:space="preserve"> in hopes of findi</w:t>
        </w:r>
        <w:r w:rsidR="00BB486E">
          <w:rPr>
            <w:rFonts w:ascii="Times New Roman" w:hAnsi="Times New Roman" w:cs="Times New Roman"/>
            <w:sz w:val="22"/>
            <w:szCs w:val="22"/>
          </w:rPr>
          <w:t>ng</w:t>
        </w:r>
      </w:ins>
      <w:del w:id="207" w:author="Max Zweig" w:date="2025-11-12T22:40:00Z" w16du:dateUtc="2025-11-13T04:40:00Z">
        <w:r w:rsidR="00E73594" w:rsidDel="00C377C5">
          <w:rPr>
            <w:rFonts w:ascii="Times New Roman" w:hAnsi="Times New Roman" w:cs="Times New Roman"/>
            <w:sz w:val="22"/>
            <w:szCs w:val="22"/>
          </w:rPr>
          <w:delText>, asking them to let me know</w:delText>
        </w:r>
      </w:del>
      <w:r w:rsidR="00E73594">
        <w:rPr>
          <w:rFonts w:ascii="Times New Roman" w:hAnsi="Times New Roman" w:cs="Times New Roman"/>
          <w:sz w:val="22"/>
          <w:szCs w:val="22"/>
        </w:rPr>
        <w:t xml:space="preserve"> </w:t>
      </w:r>
      <w:del w:id="208" w:author="Max Zweig" w:date="2025-11-12T22:40:00Z" w16du:dateUtc="2025-11-13T04:40:00Z">
        <w:r w:rsidR="00E73594" w:rsidDel="00BB486E">
          <w:rPr>
            <w:rFonts w:ascii="Times New Roman" w:hAnsi="Times New Roman" w:cs="Times New Roman"/>
            <w:sz w:val="22"/>
            <w:szCs w:val="22"/>
          </w:rPr>
          <w:delText>if the</w:delText>
        </w:r>
      </w:del>
      <w:del w:id="209" w:author="Max Zweig" w:date="2025-11-12T13:54:00Z" w16du:dateUtc="2025-11-12T19:54:00Z">
        <w:r w:rsidR="00E73594" w:rsidDel="0001101C">
          <w:rPr>
            <w:rFonts w:ascii="Times New Roman" w:hAnsi="Times New Roman" w:cs="Times New Roman"/>
            <w:sz w:val="22"/>
            <w:szCs w:val="22"/>
          </w:rPr>
          <w:delText>re are</w:delText>
        </w:r>
      </w:del>
      <w:del w:id="210" w:author="Max Zweig" w:date="2025-11-12T22:40:00Z" w16du:dateUtc="2025-11-13T04:40:00Z">
        <w:r w:rsidR="00E73594" w:rsidDel="00BB486E">
          <w:rPr>
            <w:rFonts w:ascii="Times New Roman" w:hAnsi="Times New Roman" w:cs="Times New Roman"/>
            <w:sz w:val="22"/>
            <w:szCs w:val="22"/>
          </w:rPr>
          <w:delText xml:space="preserve"> any students that </w:delText>
        </w:r>
      </w:del>
      <w:del w:id="211" w:author="Max Zweig" w:date="2025-11-12T13:54:00Z" w16du:dateUtc="2025-11-12T19:54:00Z">
        <w:r w:rsidR="00E73594" w:rsidDel="004E07E4">
          <w:rPr>
            <w:rFonts w:ascii="Times New Roman" w:hAnsi="Times New Roman" w:cs="Times New Roman"/>
            <w:sz w:val="22"/>
            <w:szCs w:val="22"/>
          </w:rPr>
          <w:delText xml:space="preserve">might be interested in my work. </w:delText>
        </w:r>
      </w:del>
      <w:ins w:id="212" w:author="Max Zweig" w:date="2025-11-12T22:42:00Z" w16du:dateUtc="2025-11-13T04:42:00Z">
        <w:r w:rsidR="00BE62F8">
          <w:rPr>
            <w:rFonts w:ascii="Times New Roman" w:hAnsi="Times New Roman" w:cs="Times New Roman"/>
            <w:sz w:val="22"/>
            <w:szCs w:val="22"/>
          </w:rPr>
          <w:t>students to work with.</w:t>
        </w:r>
      </w:ins>
      <w:ins w:id="213" w:author="Max Zweig" w:date="2025-11-12T22:40:00Z" w16du:dateUtc="2025-11-13T04:40:00Z">
        <w:r w:rsidR="00BB486E">
          <w:rPr>
            <w:rFonts w:ascii="Times New Roman" w:hAnsi="Times New Roman" w:cs="Times New Roman"/>
            <w:sz w:val="22"/>
            <w:szCs w:val="22"/>
          </w:rPr>
          <w:t xml:space="preserve"> </w:t>
        </w:r>
      </w:ins>
    </w:p>
    <w:p w14:paraId="22B675CC" w14:textId="37DB94CB" w:rsidR="00BD1123" w:rsidRDefault="00271327" w:rsidP="00C7537C">
      <w:pPr>
        <w:spacing w:line="240" w:lineRule="auto"/>
        <w:ind w:firstLine="720"/>
        <w:rPr>
          <w:ins w:id="214" w:author="Max Zweig" w:date="2025-11-12T14:10:00Z" w16du:dateUtc="2025-11-12T20:10:00Z"/>
          <w:rFonts w:ascii="Times New Roman" w:hAnsi="Times New Roman" w:cs="Times New Roman"/>
          <w:sz w:val="22"/>
          <w:szCs w:val="22"/>
        </w:rPr>
      </w:pPr>
      <w:r>
        <w:rPr>
          <w:rFonts w:ascii="Times New Roman" w:hAnsi="Times New Roman" w:cs="Times New Roman"/>
          <w:sz w:val="22"/>
          <w:szCs w:val="22"/>
        </w:rPr>
        <w:t xml:space="preserve">Beyond </w:t>
      </w:r>
      <w:del w:id="215" w:author="Max Zweig" w:date="2025-11-12T14:06:00Z" w16du:dateUtc="2025-11-12T20:06:00Z">
        <w:r w:rsidDel="00D826E8">
          <w:rPr>
            <w:rFonts w:ascii="Times New Roman" w:hAnsi="Times New Roman" w:cs="Times New Roman"/>
            <w:sz w:val="22"/>
            <w:szCs w:val="22"/>
          </w:rPr>
          <w:delText xml:space="preserve">the experience of </w:delText>
        </w:r>
      </w:del>
      <w:r w:rsidR="00EF764A">
        <w:rPr>
          <w:rFonts w:ascii="Times New Roman" w:hAnsi="Times New Roman" w:cs="Times New Roman"/>
          <w:sz w:val="22"/>
          <w:szCs w:val="22"/>
        </w:rPr>
        <w:t>mentoring</w:t>
      </w:r>
      <w:r>
        <w:rPr>
          <w:rFonts w:ascii="Times New Roman" w:hAnsi="Times New Roman" w:cs="Times New Roman"/>
          <w:sz w:val="22"/>
          <w:szCs w:val="22"/>
        </w:rPr>
        <w:t xml:space="preserve"> other researchers, </w:t>
      </w:r>
      <w:r w:rsidR="00034783">
        <w:rPr>
          <w:rFonts w:ascii="Times New Roman" w:hAnsi="Times New Roman" w:cs="Times New Roman"/>
          <w:sz w:val="22"/>
          <w:szCs w:val="22"/>
        </w:rPr>
        <w:t>o</w:t>
      </w:r>
      <w:r w:rsidR="00210093">
        <w:rPr>
          <w:rFonts w:ascii="Times New Roman" w:hAnsi="Times New Roman" w:cs="Times New Roman"/>
          <w:sz w:val="22"/>
          <w:szCs w:val="22"/>
        </w:rPr>
        <w:t xml:space="preserve">ne aspect of my </w:t>
      </w:r>
      <w:del w:id="216" w:author="Max Zweig" w:date="2025-11-12T14:06:00Z" w16du:dateUtc="2025-11-12T20:06:00Z">
        <w:r w:rsidR="00210093" w:rsidDel="00D14DF9">
          <w:rPr>
            <w:rFonts w:ascii="Times New Roman" w:hAnsi="Times New Roman" w:cs="Times New Roman"/>
            <w:sz w:val="22"/>
            <w:szCs w:val="22"/>
          </w:rPr>
          <w:delText xml:space="preserve">research </w:delText>
        </w:r>
      </w:del>
      <w:ins w:id="217" w:author="Max Zweig" w:date="2025-11-12T14:06:00Z" w16du:dateUtc="2025-11-12T20:06:00Z">
        <w:r w:rsidR="00D14DF9">
          <w:rPr>
            <w:rFonts w:ascii="Times New Roman" w:hAnsi="Times New Roman" w:cs="Times New Roman"/>
            <w:sz w:val="22"/>
            <w:szCs w:val="22"/>
          </w:rPr>
          <w:t>work</w:t>
        </w:r>
        <w:r w:rsidR="00D14DF9">
          <w:rPr>
            <w:rFonts w:ascii="Times New Roman" w:hAnsi="Times New Roman" w:cs="Times New Roman"/>
            <w:sz w:val="22"/>
            <w:szCs w:val="22"/>
          </w:rPr>
          <w:t xml:space="preserve"> </w:t>
        </w:r>
      </w:ins>
      <w:r w:rsidR="00210093">
        <w:rPr>
          <w:rFonts w:ascii="Times New Roman" w:hAnsi="Times New Roman" w:cs="Times New Roman"/>
          <w:sz w:val="22"/>
          <w:szCs w:val="22"/>
        </w:rPr>
        <w:t xml:space="preserve">that </w:t>
      </w:r>
      <w:ins w:id="218" w:author="Max Zweig" w:date="2025-11-12T14:08:00Z" w16du:dateUtc="2025-11-12T20:08:00Z">
        <w:r w:rsidR="00EE784E">
          <w:rPr>
            <w:rFonts w:ascii="Times New Roman" w:hAnsi="Times New Roman" w:cs="Times New Roman"/>
            <w:sz w:val="22"/>
            <w:szCs w:val="22"/>
          </w:rPr>
          <w:t xml:space="preserve">I </w:t>
        </w:r>
      </w:ins>
      <w:del w:id="219" w:author="Max Zweig" w:date="2025-11-12T14:06:00Z" w16du:dateUtc="2025-11-12T20:06:00Z">
        <w:r w:rsidR="00210093" w:rsidDel="00AF117C">
          <w:rPr>
            <w:rFonts w:ascii="Times New Roman" w:hAnsi="Times New Roman" w:cs="Times New Roman"/>
            <w:sz w:val="22"/>
            <w:szCs w:val="22"/>
          </w:rPr>
          <w:delText xml:space="preserve">I have always </w:delText>
        </w:r>
        <w:r w:rsidR="001D05D2" w:rsidDel="00AF117C">
          <w:rPr>
            <w:rFonts w:ascii="Times New Roman" w:hAnsi="Times New Roman" w:cs="Times New Roman"/>
            <w:sz w:val="22"/>
            <w:szCs w:val="22"/>
          </w:rPr>
          <w:delText>been</w:delText>
        </w:r>
      </w:del>
      <w:ins w:id="220" w:author="Max Zweig" w:date="2025-11-12T14:06:00Z" w16du:dateUtc="2025-11-12T20:06:00Z">
        <w:r w:rsidR="00AF117C">
          <w:rPr>
            <w:rFonts w:ascii="Times New Roman" w:hAnsi="Times New Roman" w:cs="Times New Roman"/>
            <w:sz w:val="22"/>
            <w:szCs w:val="22"/>
          </w:rPr>
          <w:t>am</w:t>
        </w:r>
      </w:ins>
      <w:r w:rsidR="001D05D2">
        <w:rPr>
          <w:rFonts w:ascii="Times New Roman" w:hAnsi="Times New Roman" w:cs="Times New Roman"/>
          <w:sz w:val="22"/>
          <w:szCs w:val="22"/>
        </w:rPr>
        <w:t xml:space="preserve"> pro</w:t>
      </w:r>
      <w:r w:rsidR="004C5339">
        <w:rPr>
          <w:rFonts w:ascii="Times New Roman" w:hAnsi="Times New Roman" w:cs="Times New Roman"/>
          <w:sz w:val="22"/>
          <w:szCs w:val="22"/>
        </w:rPr>
        <w:t>ud of</w:t>
      </w:r>
      <w:r w:rsidR="00210093">
        <w:rPr>
          <w:rFonts w:ascii="Times New Roman" w:hAnsi="Times New Roman" w:cs="Times New Roman"/>
          <w:sz w:val="22"/>
          <w:szCs w:val="22"/>
        </w:rPr>
        <w:t xml:space="preserve"> is its </w:t>
      </w:r>
      <w:del w:id="221" w:author="Max Zweig" w:date="2025-11-12T14:06:00Z" w16du:dateUtc="2025-11-12T20:06:00Z">
        <w:r w:rsidR="00344CCC" w:rsidDel="00444E2A">
          <w:rPr>
            <w:rFonts w:ascii="Times New Roman" w:hAnsi="Times New Roman" w:cs="Times New Roman"/>
            <w:sz w:val="22"/>
            <w:szCs w:val="22"/>
          </w:rPr>
          <w:delText>role in</w:delText>
        </w:r>
      </w:del>
      <w:ins w:id="222" w:author="Max Zweig" w:date="2025-11-12T14:06:00Z" w16du:dateUtc="2025-11-12T20:06:00Z">
        <w:r w:rsidR="00444E2A">
          <w:rPr>
            <w:rFonts w:ascii="Times New Roman" w:hAnsi="Times New Roman" w:cs="Times New Roman"/>
            <w:sz w:val="22"/>
            <w:szCs w:val="22"/>
          </w:rPr>
          <w:t>potential to</w:t>
        </w:r>
      </w:ins>
      <w:r w:rsidR="00344CCC">
        <w:rPr>
          <w:rFonts w:ascii="Times New Roman" w:hAnsi="Times New Roman" w:cs="Times New Roman"/>
          <w:sz w:val="22"/>
          <w:szCs w:val="22"/>
        </w:rPr>
        <w:t xml:space="preserve"> contribu</w:t>
      </w:r>
      <w:ins w:id="223" w:author="Max Zweig" w:date="2025-11-12T14:09:00Z" w16du:dateUtc="2025-11-12T20:09:00Z">
        <w:r w:rsidR="001B7B46">
          <w:rPr>
            <w:rFonts w:ascii="Times New Roman" w:hAnsi="Times New Roman" w:cs="Times New Roman"/>
            <w:sz w:val="22"/>
            <w:szCs w:val="22"/>
          </w:rPr>
          <w:t>te</w:t>
        </w:r>
      </w:ins>
      <w:del w:id="224" w:author="Max Zweig" w:date="2025-11-12T14:09:00Z" w16du:dateUtc="2025-11-12T20:09:00Z">
        <w:r w:rsidR="00344CCC" w:rsidDel="001B7B46">
          <w:rPr>
            <w:rFonts w:ascii="Times New Roman" w:hAnsi="Times New Roman" w:cs="Times New Roman"/>
            <w:sz w:val="22"/>
            <w:szCs w:val="22"/>
          </w:rPr>
          <w:delText>ting</w:delText>
        </w:r>
      </w:del>
      <w:r w:rsidR="00344CCC">
        <w:rPr>
          <w:rFonts w:ascii="Times New Roman" w:hAnsi="Times New Roman" w:cs="Times New Roman"/>
          <w:sz w:val="22"/>
          <w:szCs w:val="22"/>
        </w:rPr>
        <w:t xml:space="preserve"> to </w:t>
      </w:r>
      <w:r w:rsidR="00B00B56">
        <w:rPr>
          <w:rFonts w:ascii="Times New Roman" w:hAnsi="Times New Roman" w:cs="Times New Roman"/>
          <w:sz w:val="22"/>
          <w:szCs w:val="22"/>
        </w:rPr>
        <w:t>humanity’s ability to operate in space</w:t>
      </w:r>
      <w:del w:id="225" w:author="Max Zweig" w:date="2025-11-12T14:06:00Z" w16du:dateUtc="2025-11-12T20:06:00Z">
        <w:r w:rsidR="008D7AB4" w:rsidDel="006E6B9C">
          <w:rPr>
            <w:rFonts w:ascii="Times New Roman" w:hAnsi="Times New Roman" w:cs="Times New Roman"/>
            <w:sz w:val="22"/>
            <w:szCs w:val="22"/>
          </w:rPr>
          <w:delText xml:space="preserve">, and to humanity’s ability to study </w:delText>
        </w:r>
        <w:r w:rsidR="00EF7EA8" w:rsidDel="006E6B9C">
          <w:rPr>
            <w:rFonts w:ascii="Times New Roman" w:hAnsi="Times New Roman" w:cs="Times New Roman"/>
            <w:sz w:val="22"/>
            <w:szCs w:val="22"/>
          </w:rPr>
          <w:delText>Ear</w:delText>
        </w:r>
        <w:r w:rsidR="004B074A" w:rsidDel="006E6B9C">
          <w:rPr>
            <w:rFonts w:ascii="Times New Roman" w:hAnsi="Times New Roman" w:cs="Times New Roman"/>
            <w:sz w:val="22"/>
            <w:szCs w:val="22"/>
          </w:rPr>
          <w:delText>th</w:delText>
        </w:r>
      </w:del>
      <w:ins w:id="226" w:author="Max Zweig" w:date="2025-11-12T14:06:00Z" w16du:dateUtc="2025-11-12T20:06:00Z">
        <w:r w:rsidR="006E6B9C">
          <w:rPr>
            <w:rFonts w:ascii="Times New Roman" w:hAnsi="Times New Roman" w:cs="Times New Roman"/>
            <w:sz w:val="22"/>
            <w:szCs w:val="22"/>
          </w:rPr>
          <w:t xml:space="preserve"> and to study Earth</w:t>
        </w:r>
      </w:ins>
      <w:r w:rsidR="00021654">
        <w:rPr>
          <w:rFonts w:ascii="Times New Roman" w:hAnsi="Times New Roman" w:cs="Times New Roman"/>
          <w:sz w:val="22"/>
          <w:szCs w:val="22"/>
        </w:rPr>
        <w:t>.</w:t>
      </w:r>
      <w:r w:rsidR="008D2E3C">
        <w:rPr>
          <w:rFonts w:ascii="Times New Roman" w:hAnsi="Times New Roman" w:cs="Times New Roman"/>
          <w:sz w:val="22"/>
          <w:szCs w:val="22"/>
        </w:rPr>
        <w:t xml:space="preserve"> </w:t>
      </w:r>
      <w:del w:id="227" w:author="Max Zweig" w:date="2025-11-12T14:07:00Z" w16du:dateUtc="2025-11-12T20:07:00Z">
        <w:r w:rsidR="00836783" w:rsidDel="00B35B90">
          <w:rPr>
            <w:rFonts w:ascii="Times New Roman" w:hAnsi="Times New Roman" w:cs="Times New Roman"/>
            <w:sz w:val="22"/>
            <w:szCs w:val="22"/>
          </w:rPr>
          <w:delText>My work has already had broader impact</w:delText>
        </w:r>
      </w:del>
      <w:ins w:id="228" w:author="Max Zweig" w:date="2025-11-12T14:07:00Z" w16du:dateUtc="2025-11-12T20:07:00Z">
        <w:r w:rsidR="00E44262">
          <w:rPr>
            <w:rFonts w:ascii="Times New Roman" w:hAnsi="Times New Roman" w:cs="Times New Roman"/>
            <w:sz w:val="22"/>
            <w:szCs w:val="22"/>
          </w:rPr>
          <w:t>B</w:t>
        </w:r>
        <w:r w:rsidR="00B57954">
          <w:rPr>
            <w:rFonts w:ascii="Times New Roman" w:hAnsi="Times New Roman" w:cs="Times New Roman"/>
            <w:sz w:val="22"/>
            <w:szCs w:val="22"/>
          </w:rPr>
          <w:t xml:space="preserve">y </w:t>
        </w:r>
      </w:ins>
      <w:del w:id="229" w:author="Max Zweig" w:date="2025-11-12T14:07:00Z" w16du:dateUtc="2025-11-12T20:07:00Z">
        <w:r w:rsidR="00836783" w:rsidDel="00E44262">
          <w:rPr>
            <w:rFonts w:ascii="Times New Roman" w:hAnsi="Times New Roman" w:cs="Times New Roman"/>
            <w:sz w:val="22"/>
            <w:szCs w:val="22"/>
          </w:rPr>
          <w:delText xml:space="preserve"> </w:delText>
        </w:r>
        <w:r w:rsidR="00C7537C" w:rsidDel="00D91B34">
          <w:rPr>
            <w:rFonts w:ascii="Times New Roman" w:hAnsi="Times New Roman" w:cs="Times New Roman"/>
            <w:sz w:val="22"/>
            <w:szCs w:val="22"/>
          </w:rPr>
          <w:delText>–</w:delText>
        </w:r>
        <w:r w:rsidR="00836783" w:rsidDel="00E44262">
          <w:rPr>
            <w:rFonts w:ascii="Times New Roman" w:hAnsi="Times New Roman" w:cs="Times New Roman"/>
            <w:sz w:val="22"/>
            <w:szCs w:val="22"/>
          </w:rPr>
          <w:delText xml:space="preserve"> </w:delText>
        </w:r>
        <w:r w:rsidR="00C7537C" w:rsidDel="00E44262">
          <w:rPr>
            <w:rFonts w:ascii="Times New Roman" w:hAnsi="Times New Roman" w:cs="Times New Roman"/>
            <w:sz w:val="22"/>
            <w:szCs w:val="22"/>
          </w:rPr>
          <w:delText xml:space="preserve">by </w:delText>
        </w:r>
      </w:del>
      <w:r w:rsidR="00C7537C">
        <w:rPr>
          <w:rFonts w:ascii="Times New Roman" w:hAnsi="Times New Roman" w:cs="Times New Roman"/>
          <w:sz w:val="22"/>
          <w:szCs w:val="22"/>
        </w:rPr>
        <w:t xml:space="preserve">applying </w:t>
      </w:r>
      <w:r w:rsidR="0028391E">
        <w:rPr>
          <w:rFonts w:ascii="Times New Roman" w:hAnsi="Times New Roman" w:cs="Times New Roman"/>
          <w:sz w:val="22"/>
          <w:szCs w:val="22"/>
        </w:rPr>
        <w:t xml:space="preserve">my knowledge of </w:t>
      </w:r>
      <w:r w:rsidR="008D2E3C">
        <w:rPr>
          <w:rFonts w:ascii="Times New Roman" w:hAnsi="Times New Roman" w:cs="Times New Roman"/>
          <w:sz w:val="22"/>
          <w:szCs w:val="22"/>
        </w:rPr>
        <w:t>optimal control to the</w:t>
      </w:r>
      <w:ins w:id="230" w:author="Max Zweig" w:date="2025-11-12T14:07:00Z" w16du:dateUtc="2025-11-12T20:07:00Z">
        <w:r w:rsidR="002F1123">
          <w:rPr>
            <w:rFonts w:ascii="Times New Roman" w:hAnsi="Times New Roman" w:cs="Times New Roman"/>
            <w:sz w:val="22"/>
            <w:szCs w:val="22"/>
          </w:rPr>
          <w:t xml:space="preserve"> relative</w:t>
        </w:r>
      </w:ins>
      <w:r w:rsidR="008D2E3C">
        <w:rPr>
          <w:rFonts w:ascii="Times New Roman" w:hAnsi="Times New Roman" w:cs="Times New Roman"/>
          <w:sz w:val="22"/>
          <w:szCs w:val="22"/>
        </w:rPr>
        <w:t xml:space="preserve"> </w:t>
      </w:r>
      <w:r w:rsidR="0034186F">
        <w:rPr>
          <w:rFonts w:ascii="Times New Roman" w:hAnsi="Times New Roman" w:cs="Times New Roman"/>
          <w:sz w:val="22"/>
          <w:szCs w:val="22"/>
        </w:rPr>
        <w:t xml:space="preserve">motion of a </w:t>
      </w:r>
      <w:r w:rsidR="005370E6">
        <w:rPr>
          <w:rFonts w:ascii="Times New Roman" w:hAnsi="Times New Roman" w:cs="Times New Roman"/>
          <w:sz w:val="22"/>
          <w:szCs w:val="22"/>
        </w:rPr>
        <w:t>S</w:t>
      </w:r>
      <w:r w:rsidR="0034186F">
        <w:rPr>
          <w:rFonts w:ascii="Times New Roman" w:hAnsi="Times New Roman" w:cs="Times New Roman"/>
          <w:sz w:val="22"/>
          <w:szCs w:val="22"/>
        </w:rPr>
        <w:t xml:space="preserve">tarshade </w:t>
      </w:r>
      <w:del w:id="231" w:author="Max Zweig" w:date="2025-11-12T22:43:00Z" w16du:dateUtc="2025-11-13T04:43:00Z">
        <w:r w:rsidR="0034186F" w:rsidDel="00900E11">
          <w:rPr>
            <w:rFonts w:ascii="Times New Roman" w:hAnsi="Times New Roman" w:cs="Times New Roman"/>
            <w:sz w:val="22"/>
            <w:szCs w:val="22"/>
          </w:rPr>
          <w:delText>near a telescope</w:delText>
        </w:r>
        <w:r w:rsidR="005407FD" w:rsidDel="00900E11">
          <w:rPr>
            <w:rFonts w:ascii="Times New Roman" w:hAnsi="Times New Roman" w:cs="Times New Roman"/>
            <w:sz w:val="22"/>
            <w:szCs w:val="22"/>
          </w:rPr>
          <w:delText xml:space="preserve"> </w:delText>
        </w:r>
      </w:del>
      <w:r w:rsidR="005407FD">
        <w:rPr>
          <w:rFonts w:ascii="Times New Roman" w:hAnsi="Times New Roman" w:cs="Times New Roman"/>
          <w:sz w:val="22"/>
          <w:szCs w:val="22"/>
        </w:rPr>
        <w:t>during my summer mentorshi</w:t>
      </w:r>
      <w:r w:rsidR="007166CE">
        <w:rPr>
          <w:rFonts w:ascii="Times New Roman" w:hAnsi="Times New Roman" w:cs="Times New Roman"/>
          <w:sz w:val="22"/>
          <w:szCs w:val="22"/>
        </w:rPr>
        <w:t>p</w:t>
      </w:r>
      <w:r w:rsidR="008A64A4">
        <w:rPr>
          <w:rFonts w:ascii="Times New Roman" w:hAnsi="Times New Roman" w:cs="Times New Roman"/>
          <w:sz w:val="22"/>
          <w:szCs w:val="22"/>
        </w:rPr>
        <w:t>,</w:t>
      </w:r>
      <w:r w:rsidR="005407FD">
        <w:rPr>
          <w:rFonts w:ascii="Times New Roman" w:hAnsi="Times New Roman" w:cs="Times New Roman"/>
          <w:sz w:val="22"/>
          <w:szCs w:val="22"/>
        </w:rPr>
        <w:t xml:space="preserve"> </w:t>
      </w:r>
      <w:r w:rsidR="007166CE">
        <w:rPr>
          <w:rFonts w:ascii="Times New Roman" w:hAnsi="Times New Roman" w:cs="Times New Roman"/>
          <w:sz w:val="22"/>
          <w:szCs w:val="22"/>
        </w:rPr>
        <w:t>I</w:t>
      </w:r>
      <w:r w:rsidR="0099136A">
        <w:rPr>
          <w:rFonts w:ascii="Times New Roman" w:hAnsi="Times New Roman" w:cs="Times New Roman"/>
          <w:sz w:val="22"/>
          <w:szCs w:val="22"/>
        </w:rPr>
        <w:t xml:space="preserve"> </w:t>
      </w:r>
      <w:r w:rsidR="008A64A4">
        <w:rPr>
          <w:rFonts w:ascii="Times New Roman" w:hAnsi="Times New Roman" w:cs="Times New Roman"/>
          <w:sz w:val="22"/>
          <w:szCs w:val="22"/>
        </w:rPr>
        <w:t xml:space="preserve">contributed </w:t>
      </w:r>
      <w:r w:rsidR="00AB7BEA">
        <w:rPr>
          <w:rFonts w:ascii="Times New Roman" w:hAnsi="Times New Roman" w:cs="Times New Roman"/>
          <w:sz w:val="22"/>
          <w:szCs w:val="22"/>
        </w:rPr>
        <w:t xml:space="preserve">to NASA’s efforts to search for new exoplanets and eventually find life on new worlds. </w:t>
      </w:r>
      <w:ins w:id="232" w:author="Max Zweig" w:date="2025-11-12T14:10:00Z" w16du:dateUtc="2025-11-12T20:10:00Z">
        <w:r w:rsidR="00061494">
          <w:rPr>
            <w:rFonts w:ascii="Times New Roman" w:hAnsi="Times New Roman" w:cs="Times New Roman"/>
            <w:sz w:val="22"/>
            <w:szCs w:val="22"/>
          </w:rPr>
          <w:t>Working on this project showed me that</w:t>
        </w:r>
      </w:ins>
      <w:del w:id="233" w:author="Max Zweig" w:date="2025-11-12T14:09:00Z" w16du:dateUtc="2025-11-12T20:09:00Z">
        <w:r w:rsidR="00C022A5" w:rsidDel="00581306">
          <w:rPr>
            <w:rFonts w:ascii="Times New Roman" w:hAnsi="Times New Roman" w:cs="Times New Roman"/>
            <w:sz w:val="22"/>
            <w:szCs w:val="22"/>
          </w:rPr>
          <w:delText xml:space="preserve">After working on this project, </w:delText>
        </w:r>
      </w:del>
      <w:del w:id="234" w:author="Max Zweig" w:date="2025-11-12T14:10:00Z" w16du:dateUtc="2025-11-12T20:10:00Z">
        <w:r w:rsidR="00C022A5" w:rsidDel="00061494">
          <w:rPr>
            <w:rFonts w:ascii="Times New Roman" w:hAnsi="Times New Roman" w:cs="Times New Roman"/>
            <w:sz w:val="22"/>
            <w:szCs w:val="22"/>
          </w:rPr>
          <w:delText xml:space="preserve">I </w:delText>
        </w:r>
      </w:del>
      <w:del w:id="235" w:author="Max Zweig" w:date="2025-11-12T14:09:00Z" w16du:dateUtc="2025-11-12T20:09:00Z">
        <w:r w:rsidR="00C022A5" w:rsidDel="00F03E3B">
          <w:rPr>
            <w:rFonts w:ascii="Times New Roman" w:hAnsi="Times New Roman" w:cs="Times New Roman"/>
            <w:sz w:val="22"/>
            <w:szCs w:val="22"/>
          </w:rPr>
          <w:delText>realized</w:delText>
        </w:r>
        <w:r w:rsidR="00C022A5" w:rsidDel="00F04C6F">
          <w:rPr>
            <w:rFonts w:ascii="Times New Roman" w:hAnsi="Times New Roman" w:cs="Times New Roman"/>
            <w:sz w:val="22"/>
            <w:szCs w:val="22"/>
          </w:rPr>
          <w:delText xml:space="preserve"> </w:delText>
        </w:r>
      </w:del>
      <w:del w:id="236" w:author="Max Zweig" w:date="2025-11-12T14:10:00Z" w16du:dateUtc="2025-11-12T20:10:00Z">
        <w:r w:rsidR="00C022A5" w:rsidDel="00061494">
          <w:rPr>
            <w:rFonts w:ascii="Times New Roman" w:hAnsi="Times New Roman" w:cs="Times New Roman"/>
            <w:sz w:val="22"/>
            <w:szCs w:val="22"/>
          </w:rPr>
          <w:delText>that</w:delText>
        </w:r>
      </w:del>
      <w:r w:rsidR="00C022A5">
        <w:rPr>
          <w:rFonts w:ascii="Times New Roman" w:hAnsi="Times New Roman" w:cs="Times New Roman"/>
          <w:sz w:val="22"/>
          <w:szCs w:val="22"/>
        </w:rPr>
        <w:t xml:space="preserve"> my ability to solve astrodynamics</w:t>
      </w:r>
      <w:r w:rsidR="0050662D">
        <w:rPr>
          <w:rFonts w:ascii="Times New Roman" w:hAnsi="Times New Roman" w:cs="Times New Roman"/>
          <w:sz w:val="22"/>
          <w:szCs w:val="22"/>
        </w:rPr>
        <w:t xml:space="preserve"> and control</w:t>
      </w:r>
      <w:r w:rsidR="00C022A5">
        <w:rPr>
          <w:rFonts w:ascii="Times New Roman" w:hAnsi="Times New Roman" w:cs="Times New Roman"/>
          <w:sz w:val="22"/>
          <w:szCs w:val="22"/>
        </w:rPr>
        <w:t xml:space="preserve"> problems is </w:t>
      </w:r>
      <w:r w:rsidR="0042696E">
        <w:rPr>
          <w:rFonts w:ascii="Times New Roman" w:hAnsi="Times New Roman" w:cs="Times New Roman"/>
          <w:sz w:val="22"/>
          <w:szCs w:val="22"/>
        </w:rPr>
        <w:t xml:space="preserve">one of the strongest avenues </w:t>
      </w:r>
      <w:del w:id="237" w:author="Max Zweig" w:date="2025-11-12T14:08:00Z" w16du:dateUtc="2025-11-12T20:08:00Z">
        <w:r w:rsidR="0042696E" w:rsidDel="00555234">
          <w:rPr>
            <w:rFonts w:ascii="Times New Roman" w:hAnsi="Times New Roman" w:cs="Times New Roman"/>
            <w:sz w:val="22"/>
            <w:szCs w:val="22"/>
          </w:rPr>
          <w:delText xml:space="preserve">that I have to </w:delText>
        </w:r>
        <w:r w:rsidR="0042696E" w:rsidDel="00911FA1">
          <w:rPr>
            <w:rFonts w:ascii="Times New Roman" w:hAnsi="Times New Roman" w:cs="Times New Roman"/>
            <w:sz w:val="22"/>
            <w:szCs w:val="22"/>
          </w:rPr>
          <w:delText xml:space="preserve">contribute to society </w:delText>
        </w:r>
        <w:r w:rsidR="00E758F6" w:rsidDel="00911FA1">
          <w:rPr>
            <w:rFonts w:ascii="Times New Roman" w:hAnsi="Times New Roman" w:cs="Times New Roman"/>
            <w:sz w:val="22"/>
            <w:szCs w:val="22"/>
          </w:rPr>
          <w:delText xml:space="preserve">in </w:delText>
        </w:r>
        <w:r w:rsidR="00E95F88" w:rsidDel="00911FA1">
          <w:rPr>
            <w:rFonts w:ascii="Times New Roman" w:hAnsi="Times New Roman" w:cs="Times New Roman"/>
            <w:sz w:val="22"/>
            <w:szCs w:val="22"/>
          </w:rPr>
          <w:delText xml:space="preserve">a </w:delText>
        </w:r>
        <w:r w:rsidR="00BB6AA4" w:rsidDel="00911FA1">
          <w:rPr>
            <w:rFonts w:ascii="Times New Roman" w:hAnsi="Times New Roman" w:cs="Times New Roman"/>
            <w:sz w:val="22"/>
            <w:szCs w:val="22"/>
          </w:rPr>
          <w:delText>broader</w:delText>
        </w:r>
        <w:r w:rsidR="00E95F88" w:rsidDel="00911FA1">
          <w:rPr>
            <w:rFonts w:ascii="Times New Roman" w:hAnsi="Times New Roman" w:cs="Times New Roman"/>
            <w:sz w:val="22"/>
            <w:szCs w:val="22"/>
          </w:rPr>
          <w:delText xml:space="preserve"> way</w:delText>
        </w:r>
      </w:del>
      <w:ins w:id="238" w:author="Max Zweig" w:date="2025-11-12T14:08:00Z" w16du:dateUtc="2025-11-12T20:08:00Z">
        <w:r w:rsidR="00555234">
          <w:rPr>
            <w:rFonts w:ascii="Times New Roman" w:hAnsi="Times New Roman" w:cs="Times New Roman"/>
            <w:sz w:val="22"/>
            <w:szCs w:val="22"/>
          </w:rPr>
          <w:t>available to me to contribute</w:t>
        </w:r>
        <w:r w:rsidR="00911FA1">
          <w:rPr>
            <w:rFonts w:ascii="Times New Roman" w:hAnsi="Times New Roman" w:cs="Times New Roman"/>
            <w:sz w:val="22"/>
            <w:szCs w:val="22"/>
          </w:rPr>
          <w:t xml:space="preserve"> to society</w:t>
        </w:r>
      </w:ins>
      <w:del w:id="239" w:author="Max Zweig" w:date="2025-11-12T14:09:00Z" w16du:dateUtc="2025-11-12T20:09:00Z">
        <w:r w:rsidR="00E95F88" w:rsidDel="000C7269">
          <w:rPr>
            <w:rFonts w:ascii="Times New Roman" w:hAnsi="Times New Roman" w:cs="Times New Roman"/>
            <w:sz w:val="22"/>
            <w:szCs w:val="22"/>
          </w:rPr>
          <w:delText>, and I would like to continue pursuing that</w:delText>
        </w:r>
      </w:del>
      <w:r w:rsidR="00E95F88">
        <w:rPr>
          <w:rFonts w:ascii="Times New Roman" w:hAnsi="Times New Roman" w:cs="Times New Roman"/>
          <w:sz w:val="22"/>
          <w:szCs w:val="22"/>
        </w:rPr>
        <w:t>.</w:t>
      </w:r>
      <w:ins w:id="240" w:author="Max Zweig" w:date="2025-11-12T22:44:00Z" w16du:dateUtc="2025-11-13T04:44:00Z">
        <w:r w:rsidR="00250488">
          <w:rPr>
            <w:rFonts w:ascii="Times New Roman" w:hAnsi="Times New Roman" w:cs="Times New Roman"/>
            <w:sz w:val="22"/>
            <w:szCs w:val="22"/>
          </w:rPr>
          <w:t xml:space="preserve"> That I was able to make this contribution gives me a sense of purpose and fulfillment in my career that I am grateful to have</w:t>
        </w:r>
        <w:r w:rsidR="003659C2">
          <w:rPr>
            <w:rFonts w:ascii="Times New Roman" w:hAnsi="Times New Roman" w:cs="Times New Roman"/>
            <w:sz w:val="22"/>
            <w:szCs w:val="22"/>
          </w:rPr>
          <w:t>.</w:t>
        </w:r>
      </w:ins>
    </w:p>
    <w:p w14:paraId="446EF000" w14:textId="11B4140D" w:rsidR="008D2E3C" w:rsidDel="00142F57" w:rsidRDefault="00E95F88" w:rsidP="003C4628">
      <w:pPr>
        <w:spacing w:line="240" w:lineRule="auto"/>
        <w:rPr>
          <w:del w:id="241" w:author="Max Zweig" w:date="2025-11-12T14:31:00Z" w16du:dateUtc="2025-11-12T20:31:00Z"/>
          <w:rFonts w:ascii="Times New Roman" w:hAnsi="Times New Roman" w:cs="Times New Roman"/>
          <w:sz w:val="22"/>
          <w:szCs w:val="22"/>
        </w:rPr>
        <w:pPrChange w:id="242" w:author="Max Zweig" w:date="2025-11-12T22:20:00Z" w16du:dateUtc="2025-11-13T04:20:00Z">
          <w:pPr>
            <w:spacing w:line="240" w:lineRule="auto"/>
            <w:ind w:firstLine="720"/>
          </w:pPr>
        </w:pPrChange>
      </w:pPr>
      <w:r>
        <w:rPr>
          <w:rFonts w:ascii="Times New Roman" w:hAnsi="Times New Roman" w:cs="Times New Roman"/>
          <w:sz w:val="22"/>
          <w:szCs w:val="22"/>
        </w:rPr>
        <w:t xml:space="preserve"> </w:t>
      </w:r>
      <w:ins w:id="243" w:author="Max Zweig" w:date="2025-11-12T22:14:00Z" w16du:dateUtc="2025-11-13T04:14:00Z">
        <w:r w:rsidR="00AD37FC">
          <w:rPr>
            <w:rFonts w:ascii="Times New Roman" w:hAnsi="Times New Roman" w:cs="Times New Roman"/>
            <w:sz w:val="22"/>
            <w:szCs w:val="22"/>
          </w:rPr>
          <w:tab/>
        </w:r>
      </w:ins>
      <w:del w:id="244" w:author="Max Zweig" w:date="2025-11-12T22:18:00Z" w16du:dateUtc="2025-11-13T04:18:00Z">
        <w:r w:rsidR="0062760F" w:rsidDel="007D64D6">
          <w:rPr>
            <w:rFonts w:ascii="Times New Roman" w:hAnsi="Times New Roman" w:cs="Times New Roman"/>
            <w:sz w:val="22"/>
            <w:szCs w:val="22"/>
          </w:rPr>
          <w:delText>Along these lines</w:delText>
        </w:r>
      </w:del>
      <w:del w:id="245" w:author="Max Zweig" w:date="2025-11-12T14:12:00Z" w16du:dateUtc="2025-11-12T20:12:00Z">
        <w:r w:rsidR="0062760F" w:rsidDel="00F0361D">
          <w:rPr>
            <w:rFonts w:ascii="Times New Roman" w:hAnsi="Times New Roman" w:cs="Times New Roman"/>
            <w:sz w:val="22"/>
            <w:szCs w:val="22"/>
          </w:rPr>
          <w:delText xml:space="preserve">, </w:delText>
        </w:r>
      </w:del>
      <w:del w:id="246" w:author="Max Zweig" w:date="2025-11-12T14:11:00Z" w16du:dateUtc="2025-11-12T20:11:00Z">
        <w:r w:rsidR="000D0406" w:rsidDel="00461B44">
          <w:rPr>
            <w:rFonts w:ascii="Times New Roman" w:hAnsi="Times New Roman" w:cs="Times New Roman"/>
            <w:sz w:val="22"/>
            <w:szCs w:val="22"/>
          </w:rPr>
          <w:delText>o</w:delText>
        </w:r>
        <w:r w:rsidR="00AD6BCC" w:rsidDel="00461B44">
          <w:rPr>
            <w:rFonts w:ascii="Times New Roman" w:hAnsi="Times New Roman" w:cs="Times New Roman"/>
            <w:sz w:val="22"/>
            <w:szCs w:val="22"/>
          </w:rPr>
          <w:delText>ne problem that I would like t</w:delText>
        </w:r>
        <w:r w:rsidR="002E4459" w:rsidDel="00461B44">
          <w:rPr>
            <w:rFonts w:ascii="Times New Roman" w:hAnsi="Times New Roman" w:cs="Times New Roman"/>
            <w:sz w:val="22"/>
            <w:szCs w:val="22"/>
          </w:rPr>
          <w:delText xml:space="preserve">o work on </w:delText>
        </w:r>
        <w:r w:rsidR="00EC6E01" w:rsidDel="00461B44">
          <w:rPr>
            <w:rFonts w:ascii="Times New Roman" w:hAnsi="Times New Roman" w:cs="Times New Roman"/>
            <w:sz w:val="22"/>
            <w:szCs w:val="22"/>
          </w:rPr>
          <w:delText>dur</w:delText>
        </w:r>
        <w:r w:rsidR="00684B33" w:rsidDel="00461B44">
          <w:rPr>
            <w:rFonts w:ascii="Times New Roman" w:hAnsi="Times New Roman" w:cs="Times New Roman"/>
            <w:sz w:val="22"/>
            <w:szCs w:val="22"/>
          </w:rPr>
          <w:delText>ing</w:delText>
        </w:r>
        <w:r w:rsidR="002E4459" w:rsidDel="00461B44">
          <w:rPr>
            <w:rFonts w:ascii="Times New Roman" w:hAnsi="Times New Roman" w:cs="Times New Roman"/>
            <w:sz w:val="22"/>
            <w:szCs w:val="22"/>
          </w:rPr>
          <w:delText xml:space="preserve"> my PhD is the problem of</w:delText>
        </w:r>
      </w:del>
      <w:del w:id="247" w:author="Max Zweig" w:date="2025-11-12T22:18:00Z" w16du:dateUtc="2025-11-13T04:18:00Z">
        <w:r w:rsidR="002E4459" w:rsidDel="007D64D6">
          <w:rPr>
            <w:rFonts w:ascii="Times New Roman" w:hAnsi="Times New Roman" w:cs="Times New Roman"/>
            <w:sz w:val="22"/>
            <w:szCs w:val="22"/>
          </w:rPr>
          <w:delText xml:space="preserve"> </w:delText>
        </w:r>
      </w:del>
      <w:ins w:id="248" w:author="Max Zweig" w:date="2025-11-12T22:18:00Z" w16du:dateUtc="2025-11-13T04:18:00Z">
        <w:r w:rsidR="007D64D6">
          <w:rPr>
            <w:rFonts w:ascii="Times New Roman" w:hAnsi="Times New Roman" w:cs="Times New Roman"/>
            <w:sz w:val="22"/>
            <w:szCs w:val="22"/>
          </w:rPr>
          <w:t xml:space="preserve">Going forward in my PhD, </w:t>
        </w:r>
      </w:ins>
      <w:ins w:id="249" w:author="Max Zweig" w:date="2025-11-12T22:44:00Z" w16du:dateUtc="2025-11-13T04:44:00Z">
        <w:r w:rsidR="002F6636">
          <w:rPr>
            <w:rFonts w:ascii="Times New Roman" w:hAnsi="Times New Roman" w:cs="Times New Roman"/>
            <w:sz w:val="22"/>
            <w:szCs w:val="22"/>
          </w:rPr>
          <w:t xml:space="preserve">I want </w:t>
        </w:r>
        <w:r w:rsidR="0060251C">
          <w:rPr>
            <w:rFonts w:ascii="Times New Roman" w:hAnsi="Times New Roman" w:cs="Times New Roman"/>
            <w:sz w:val="22"/>
            <w:szCs w:val="22"/>
          </w:rPr>
          <w:t>to keep pursuing t</w:t>
        </w:r>
      </w:ins>
      <w:ins w:id="250" w:author="Max Zweig" w:date="2025-11-12T22:45:00Z" w16du:dateUtc="2025-11-13T04:45:00Z">
        <w:r w:rsidR="0060251C">
          <w:rPr>
            <w:rFonts w:ascii="Times New Roman" w:hAnsi="Times New Roman" w:cs="Times New Roman"/>
            <w:sz w:val="22"/>
            <w:szCs w:val="22"/>
          </w:rPr>
          <w:t xml:space="preserve">his sense of purpose, and one avenue through which I hope to find it is by chipping away at the </w:t>
        </w:r>
      </w:ins>
      <w:r w:rsidR="002E4459">
        <w:rPr>
          <w:rFonts w:ascii="Times New Roman" w:hAnsi="Times New Roman" w:cs="Times New Roman"/>
          <w:sz w:val="22"/>
          <w:szCs w:val="22"/>
        </w:rPr>
        <w:t>space traffic management</w:t>
      </w:r>
      <w:r w:rsidR="00026FBE">
        <w:rPr>
          <w:rFonts w:ascii="Times New Roman" w:hAnsi="Times New Roman" w:cs="Times New Roman"/>
          <w:sz w:val="22"/>
          <w:szCs w:val="22"/>
        </w:rPr>
        <w:t xml:space="preserve"> and </w:t>
      </w:r>
      <w:r w:rsidR="00CB333C">
        <w:rPr>
          <w:rFonts w:ascii="Times New Roman" w:hAnsi="Times New Roman" w:cs="Times New Roman"/>
          <w:sz w:val="22"/>
          <w:szCs w:val="22"/>
        </w:rPr>
        <w:t>“Kessler</w:t>
      </w:r>
      <w:del w:id="251" w:author="Max Zweig" w:date="2025-11-12T22:45:00Z" w16du:dateUtc="2025-11-13T04:45:00Z">
        <w:r w:rsidR="00CB333C" w:rsidDel="00810987">
          <w:rPr>
            <w:rFonts w:ascii="Times New Roman" w:hAnsi="Times New Roman" w:cs="Times New Roman"/>
            <w:sz w:val="22"/>
            <w:szCs w:val="22"/>
          </w:rPr>
          <w:delText xml:space="preserve"> Syndrome</w:delText>
        </w:r>
      </w:del>
      <w:r w:rsidR="00CB333C">
        <w:rPr>
          <w:rFonts w:ascii="Times New Roman" w:hAnsi="Times New Roman" w:cs="Times New Roman"/>
          <w:sz w:val="22"/>
          <w:szCs w:val="22"/>
        </w:rPr>
        <w:t>”</w:t>
      </w:r>
      <w:ins w:id="252" w:author="Max Zweig" w:date="2025-11-12T22:45:00Z" w16du:dateUtc="2025-11-13T04:45:00Z">
        <w:r w:rsidR="00810987">
          <w:rPr>
            <w:rFonts w:ascii="Times New Roman" w:hAnsi="Times New Roman" w:cs="Times New Roman"/>
            <w:sz w:val="22"/>
            <w:szCs w:val="22"/>
          </w:rPr>
          <w:t xml:space="preserve"> probl</w:t>
        </w:r>
        <w:r w:rsidR="00284BE3">
          <w:rPr>
            <w:rFonts w:ascii="Times New Roman" w:hAnsi="Times New Roman" w:cs="Times New Roman"/>
            <w:sz w:val="22"/>
            <w:szCs w:val="22"/>
          </w:rPr>
          <w:t>ems</w:t>
        </w:r>
      </w:ins>
      <w:r w:rsidR="006B716B">
        <w:rPr>
          <w:rFonts w:ascii="Times New Roman" w:hAnsi="Times New Roman" w:cs="Times New Roman"/>
          <w:sz w:val="22"/>
          <w:szCs w:val="22"/>
        </w:rPr>
        <w:t>.</w:t>
      </w:r>
      <w:r w:rsidR="005632DC">
        <w:rPr>
          <w:rFonts w:ascii="Times New Roman" w:hAnsi="Times New Roman" w:cs="Times New Roman"/>
          <w:sz w:val="22"/>
          <w:szCs w:val="22"/>
        </w:rPr>
        <w:t xml:space="preserve"> Kessler syndrome refers to the possibility that </w:t>
      </w:r>
      <w:r w:rsidR="00634F24">
        <w:rPr>
          <w:rFonts w:ascii="Times New Roman" w:hAnsi="Times New Roman" w:cs="Times New Roman"/>
          <w:sz w:val="22"/>
          <w:szCs w:val="22"/>
        </w:rPr>
        <w:t xml:space="preserve">when </w:t>
      </w:r>
      <w:r w:rsidR="005632DC">
        <w:rPr>
          <w:rFonts w:ascii="Times New Roman" w:hAnsi="Times New Roman" w:cs="Times New Roman"/>
          <w:sz w:val="22"/>
          <w:szCs w:val="22"/>
        </w:rPr>
        <w:t xml:space="preserve">the density of satellites in </w:t>
      </w:r>
      <w:r w:rsidR="003E6CD6">
        <w:rPr>
          <w:rFonts w:ascii="Times New Roman" w:hAnsi="Times New Roman" w:cs="Times New Roman"/>
          <w:sz w:val="22"/>
          <w:szCs w:val="22"/>
        </w:rPr>
        <w:t>orbit rises</w:t>
      </w:r>
      <w:r w:rsidR="002F6A4B">
        <w:rPr>
          <w:rFonts w:ascii="Times New Roman" w:hAnsi="Times New Roman" w:cs="Times New Roman"/>
          <w:sz w:val="22"/>
          <w:szCs w:val="22"/>
        </w:rPr>
        <w:t xml:space="preserve"> past a critical threshold, collisions become inevitable and a chain reaction of </w:t>
      </w:r>
      <w:r w:rsidR="00A62F1C">
        <w:rPr>
          <w:rFonts w:ascii="Times New Roman" w:hAnsi="Times New Roman" w:cs="Times New Roman"/>
          <w:sz w:val="22"/>
          <w:szCs w:val="22"/>
        </w:rPr>
        <w:t>collisions</w:t>
      </w:r>
      <w:ins w:id="253" w:author="Max Zweig" w:date="2025-11-12T22:03:00Z" w16du:dateUtc="2025-11-13T04:03:00Z">
        <w:r w:rsidR="00054F3F">
          <w:rPr>
            <w:rFonts w:ascii="Times New Roman" w:hAnsi="Times New Roman" w:cs="Times New Roman"/>
            <w:sz w:val="22"/>
            <w:szCs w:val="22"/>
          </w:rPr>
          <w:t xml:space="preserve"> will</w:t>
        </w:r>
      </w:ins>
      <w:del w:id="254" w:author="Max Zweig" w:date="2025-11-12T22:03:00Z" w16du:dateUtc="2025-11-13T04:03:00Z">
        <w:r w:rsidR="00A62F1C" w:rsidDel="00054F3F">
          <w:rPr>
            <w:rFonts w:ascii="Times New Roman" w:hAnsi="Times New Roman" w:cs="Times New Roman"/>
            <w:sz w:val="22"/>
            <w:szCs w:val="22"/>
          </w:rPr>
          <w:delText xml:space="preserve"> might</w:delText>
        </w:r>
      </w:del>
      <w:r w:rsidR="00A62F1C">
        <w:rPr>
          <w:rFonts w:ascii="Times New Roman" w:hAnsi="Times New Roman" w:cs="Times New Roman"/>
          <w:sz w:val="22"/>
          <w:szCs w:val="22"/>
        </w:rPr>
        <w:t xml:space="preserve"> occur, </w:t>
      </w:r>
      <w:ins w:id="255" w:author="Max Zweig" w:date="2025-11-12T22:03:00Z" w16du:dateUtc="2025-11-13T04:03:00Z">
        <w:r w:rsidR="00860B15">
          <w:rPr>
            <w:rFonts w:ascii="Times New Roman" w:hAnsi="Times New Roman" w:cs="Times New Roman"/>
            <w:sz w:val="22"/>
            <w:szCs w:val="22"/>
          </w:rPr>
          <w:t xml:space="preserve">creating debris that </w:t>
        </w:r>
      </w:ins>
      <w:r w:rsidR="00A62F1C">
        <w:rPr>
          <w:rFonts w:ascii="Times New Roman" w:hAnsi="Times New Roman" w:cs="Times New Roman"/>
          <w:sz w:val="22"/>
          <w:szCs w:val="22"/>
        </w:rPr>
        <w:t>block</w:t>
      </w:r>
      <w:ins w:id="256" w:author="Max Zweig" w:date="2025-11-12T22:03:00Z" w16du:dateUtc="2025-11-13T04:03:00Z">
        <w:r w:rsidR="002618E4">
          <w:rPr>
            <w:rFonts w:ascii="Times New Roman" w:hAnsi="Times New Roman" w:cs="Times New Roman"/>
            <w:sz w:val="22"/>
            <w:szCs w:val="22"/>
          </w:rPr>
          <w:t>s</w:t>
        </w:r>
      </w:ins>
      <w:del w:id="257" w:author="Max Zweig" w:date="2025-11-12T22:03:00Z" w16du:dateUtc="2025-11-13T04:03:00Z">
        <w:r w:rsidR="00A62F1C" w:rsidDel="002618E4">
          <w:rPr>
            <w:rFonts w:ascii="Times New Roman" w:hAnsi="Times New Roman" w:cs="Times New Roman"/>
            <w:sz w:val="22"/>
            <w:szCs w:val="22"/>
          </w:rPr>
          <w:delText>ing</w:delText>
        </w:r>
      </w:del>
      <w:r w:rsidR="00A62F1C">
        <w:rPr>
          <w:rFonts w:ascii="Times New Roman" w:hAnsi="Times New Roman" w:cs="Times New Roman"/>
          <w:sz w:val="22"/>
          <w:szCs w:val="22"/>
        </w:rPr>
        <w:t xml:space="preserve"> </w:t>
      </w:r>
      <w:r w:rsidR="00197348">
        <w:rPr>
          <w:rFonts w:ascii="Times New Roman" w:hAnsi="Times New Roman" w:cs="Times New Roman"/>
          <w:sz w:val="22"/>
          <w:szCs w:val="22"/>
        </w:rPr>
        <w:t xml:space="preserve">humanity’s access from space. </w:t>
      </w:r>
      <w:r w:rsidR="00BD4FFE">
        <w:rPr>
          <w:rFonts w:ascii="Times New Roman" w:hAnsi="Times New Roman" w:cs="Times New Roman"/>
          <w:sz w:val="22"/>
          <w:szCs w:val="22"/>
        </w:rPr>
        <w:t xml:space="preserve">The work that I </w:t>
      </w:r>
      <w:r w:rsidR="00D821EC">
        <w:rPr>
          <w:rFonts w:ascii="Times New Roman" w:hAnsi="Times New Roman" w:cs="Times New Roman"/>
          <w:sz w:val="22"/>
          <w:szCs w:val="22"/>
        </w:rPr>
        <w:t>did in underg</w:t>
      </w:r>
      <w:r w:rsidR="00957DBD">
        <w:rPr>
          <w:rFonts w:ascii="Times New Roman" w:hAnsi="Times New Roman" w:cs="Times New Roman"/>
          <w:sz w:val="22"/>
          <w:szCs w:val="22"/>
        </w:rPr>
        <w:t xml:space="preserve">rad </w:t>
      </w:r>
      <w:r w:rsidR="00BD4FFE">
        <w:rPr>
          <w:rFonts w:ascii="Times New Roman" w:hAnsi="Times New Roman" w:cs="Times New Roman"/>
          <w:sz w:val="22"/>
          <w:szCs w:val="22"/>
        </w:rPr>
        <w:t xml:space="preserve">computing reachable sets for a satellite </w:t>
      </w:r>
      <w:r w:rsidR="00367A0B">
        <w:rPr>
          <w:rFonts w:ascii="Times New Roman" w:hAnsi="Times New Roman" w:cs="Times New Roman"/>
          <w:sz w:val="22"/>
          <w:szCs w:val="22"/>
        </w:rPr>
        <w:t>orbiting around the Earth</w:t>
      </w:r>
      <w:r w:rsidR="005B01E8">
        <w:rPr>
          <w:rFonts w:ascii="Times New Roman" w:hAnsi="Times New Roman" w:cs="Times New Roman"/>
          <w:sz w:val="22"/>
          <w:szCs w:val="22"/>
        </w:rPr>
        <w:t xml:space="preserve"> </w:t>
      </w:r>
      <w:r w:rsidR="00A5206E">
        <w:rPr>
          <w:rFonts w:ascii="Times New Roman" w:hAnsi="Times New Roman" w:cs="Times New Roman"/>
          <w:sz w:val="22"/>
          <w:szCs w:val="22"/>
        </w:rPr>
        <w:t xml:space="preserve">already </w:t>
      </w:r>
      <w:r w:rsidR="00E7462E">
        <w:rPr>
          <w:rFonts w:ascii="Times New Roman" w:hAnsi="Times New Roman" w:cs="Times New Roman"/>
          <w:sz w:val="22"/>
          <w:szCs w:val="22"/>
        </w:rPr>
        <w:t xml:space="preserve">can be used to better understand the Kessler problem, </w:t>
      </w:r>
      <w:r w:rsidR="004B4069">
        <w:rPr>
          <w:rFonts w:ascii="Times New Roman" w:hAnsi="Times New Roman" w:cs="Times New Roman"/>
          <w:sz w:val="22"/>
          <w:szCs w:val="22"/>
        </w:rPr>
        <w:t xml:space="preserve">and </w:t>
      </w:r>
      <w:ins w:id="258" w:author="Max Zweig" w:date="2025-11-12T22:19:00Z" w16du:dateUtc="2025-11-13T04:19:00Z">
        <w:r w:rsidR="0049230E">
          <w:rPr>
            <w:rFonts w:ascii="Times New Roman" w:hAnsi="Times New Roman" w:cs="Times New Roman"/>
            <w:sz w:val="22"/>
            <w:szCs w:val="22"/>
          </w:rPr>
          <w:t>during</w:t>
        </w:r>
      </w:ins>
      <w:del w:id="259" w:author="Max Zweig" w:date="2025-11-12T22:19:00Z" w16du:dateUtc="2025-11-13T04:19:00Z">
        <w:r w:rsidR="004B4069" w:rsidDel="0049230E">
          <w:rPr>
            <w:rFonts w:ascii="Times New Roman" w:hAnsi="Times New Roman" w:cs="Times New Roman"/>
            <w:sz w:val="22"/>
            <w:szCs w:val="22"/>
          </w:rPr>
          <w:delText>in</w:delText>
        </w:r>
      </w:del>
      <w:r w:rsidR="004B4069">
        <w:rPr>
          <w:rFonts w:ascii="Times New Roman" w:hAnsi="Times New Roman" w:cs="Times New Roman"/>
          <w:sz w:val="22"/>
          <w:szCs w:val="22"/>
        </w:rPr>
        <w:t xml:space="preserve"> my PhD I am </w:t>
      </w:r>
      <w:r w:rsidR="002C508C">
        <w:rPr>
          <w:rFonts w:ascii="Times New Roman" w:hAnsi="Times New Roman" w:cs="Times New Roman"/>
          <w:sz w:val="22"/>
          <w:szCs w:val="22"/>
        </w:rPr>
        <w:t xml:space="preserve">hoping to continue studying satellite reachability </w:t>
      </w:r>
      <w:del w:id="260" w:author="Max Zweig" w:date="2025-11-12T22:46:00Z" w16du:dateUtc="2025-11-13T04:46:00Z">
        <w:r w:rsidR="002C508C" w:rsidDel="00A463AD">
          <w:rPr>
            <w:rFonts w:ascii="Times New Roman" w:hAnsi="Times New Roman" w:cs="Times New Roman"/>
            <w:sz w:val="22"/>
            <w:szCs w:val="22"/>
          </w:rPr>
          <w:delText xml:space="preserve">in hopes of </w:delText>
        </w:r>
        <w:r w:rsidR="006F7231" w:rsidDel="00A463AD">
          <w:rPr>
            <w:rFonts w:ascii="Times New Roman" w:hAnsi="Times New Roman" w:cs="Times New Roman"/>
            <w:sz w:val="22"/>
            <w:szCs w:val="22"/>
          </w:rPr>
          <w:delText>helping to</w:delText>
        </w:r>
      </w:del>
      <w:ins w:id="261" w:author="Max Zweig" w:date="2025-11-12T22:46:00Z" w16du:dateUtc="2025-11-13T04:46:00Z">
        <w:r w:rsidR="00A463AD">
          <w:rPr>
            <w:rFonts w:ascii="Times New Roman" w:hAnsi="Times New Roman" w:cs="Times New Roman"/>
            <w:sz w:val="22"/>
            <w:szCs w:val="22"/>
          </w:rPr>
          <w:t>to help</w:t>
        </w:r>
      </w:ins>
      <w:r w:rsidR="006F7231">
        <w:rPr>
          <w:rFonts w:ascii="Times New Roman" w:hAnsi="Times New Roman" w:cs="Times New Roman"/>
          <w:sz w:val="22"/>
          <w:szCs w:val="22"/>
        </w:rPr>
        <w:t xml:space="preserve"> address the Kessler problem. </w:t>
      </w:r>
      <w:del w:id="262" w:author="Max Zweig" w:date="2025-11-12T22:19:00Z" w16du:dateUtc="2025-11-13T04:19:00Z">
        <w:r w:rsidR="00422D32" w:rsidDel="00C3664C">
          <w:rPr>
            <w:rFonts w:ascii="Times New Roman" w:hAnsi="Times New Roman" w:cs="Times New Roman"/>
            <w:sz w:val="22"/>
            <w:szCs w:val="22"/>
          </w:rPr>
          <w:delText xml:space="preserve">Addressing </w:delText>
        </w:r>
      </w:del>
      <w:ins w:id="263" w:author="Max Zweig" w:date="2025-11-12T22:19:00Z" w16du:dateUtc="2025-11-13T04:19:00Z">
        <w:r w:rsidR="00C3664C">
          <w:rPr>
            <w:rFonts w:ascii="Times New Roman" w:hAnsi="Times New Roman" w:cs="Times New Roman"/>
            <w:sz w:val="22"/>
            <w:szCs w:val="22"/>
          </w:rPr>
          <w:t>Solving</w:t>
        </w:r>
        <w:r w:rsidR="00C3664C">
          <w:rPr>
            <w:rFonts w:ascii="Times New Roman" w:hAnsi="Times New Roman" w:cs="Times New Roman"/>
            <w:sz w:val="22"/>
            <w:szCs w:val="22"/>
          </w:rPr>
          <w:t xml:space="preserve"> </w:t>
        </w:r>
      </w:ins>
      <w:r w:rsidR="00422D32">
        <w:rPr>
          <w:rFonts w:ascii="Times New Roman" w:hAnsi="Times New Roman" w:cs="Times New Roman"/>
          <w:sz w:val="22"/>
          <w:szCs w:val="22"/>
        </w:rPr>
        <w:t xml:space="preserve">the Kessler problem </w:t>
      </w:r>
      <w:r w:rsidR="00A6732F">
        <w:rPr>
          <w:rFonts w:ascii="Times New Roman" w:hAnsi="Times New Roman" w:cs="Times New Roman"/>
          <w:sz w:val="22"/>
          <w:szCs w:val="22"/>
        </w:rPr>
        <w:t>would have tremendous impact beyond my immediate research are</w:t>
      </w:r>
      <w:ins w:id="264" w:author="Max Zweig" w:date="2025-11-12T14:31:00Z" w16du:dateUtc="2025-11-12T20:31:00Z">
        <w:r w:rsidR="00190F52">
          <w:rPr>
            <w:rFonts w:ascii="Times New Roman" w:hAnsi="Times New Roman" w:cs="Times New Roman"/>
            <w:sz w:val="22"/>
            <w:szCs w:val="22"/>
          </w:rPr>
          <w:t>a</w:t>
        </w:r>
      </w:ins>
      <w:del w:id="265" w:author="Max Zweig" w:date="2025-11-12T14:31:00Z" w16du:dateUtc="2025-11-12T20:31:00Z">
        <w:r w:rsidR="00A6732F" w:rsidDel="00190F52">
          <w:rPr>
            <w:rFonts w:ascii="Times New Roman" w:hAnsi="Times New Roman" w:cs="Times New Roman"/>
            <w:sz w:val="22"/>
            <w:szCs w:val="22"/>
          </w:rPr>
          <w:delText>a</w:delText>
        </w:r>
      </w:del>
      <w:ins w:id="266" w:author="Max Zweig" w:date="2025-11-12T14:31:00Z" w16du:dateUtc="2025-11-12T20:31:00Z">
        <w:r w:rsidR="00190F52">
          <w:rPr>
            <w:rFonts w:ascii="Times New Roman" w:hAnsi="Times New Roman" w:cs="Times New Roman"/>
            <w:sz w:val="22"/>
            <w:szCs w:val="22"/>
          </w:rPr>
          <w:t>:</w:t>
        </w:r>
      </w:ins>
      <w:del w:id="267" w:author="Max Zweig" w:date="2025-11-12T14:31:00Z" w16du:dateUtc="2025-11-12T20:31:00Z">
        <w:r w:rsidR="00A6732F" w:rsidDel="00190F52">
          <w:rPr>
            <w:rFonts w:ascii="Times New Roman" w:hAnsi="Times New Roman" w:cs="Times New Roman"/>
            <w:sz w:val="22"/>
            <w:szCs w:val="22"/>
          </w:rPr>
          <w:delText>.</w:delText>
        </w:r>
      </w:del>
      <w:r w:rsidR="00A6732F">
        <w:rPr>
          <w:rFonts w:ascii="Times New Roman" w:hAnsi="Times New Roman" w:cs="Times New Roman"/>
          <w:sz w:val="22"/>
          <w:szCs w:val="22"/>
        </w:rPr>
        <w:t xml:space="preserve"> By working to protect satellites, I would indirectly </w:t>
      </w:r>
      <w:r w:rsidR="003B2D59">
        <w:rPr>
          <w:rFonts w:ascii="Times New Roman" w:hAnsi="Times New Roman" w:cs="Times New Roman"/>
          <w:sz w:val="22"/>
          <w:szCs w:val="22"/>
        </w:rPr>
        <w:t xml:space="preserve">protect humanity’s access to space as well as the </w:t>
      </w:r>
      <w:ins w:id="268" w:author="Max Zweig" w:date="2025-11-12T22:20:00Z" w16du:dateUtc="2025-11-13T04:20:00Z">
        <w:r w:rsidR="00043141">
          <w:rPr>
            <w:rFonts w:ascii="Times New Roman" w:hAnsi="Times New Roman" w:cs="Times New Roman"/>
            <w:sz w:val="22"/>
            <w:szCs w:val="22"/>
          </w:rPr>
          <w:t xml:space="preserve">varied and </w:t>
        </w:r>
      </w:ins>
      <w:r w:rsidR="001A2603">
        <w:rPr>
          <w:rFonts w:ascii="Times New Roman" w:hAnsi="Times New Roman" w:cs="Times New Roman"/>
          <w:sz w:val="22"/>
          <w:szCs w:val="22"/>
        </w:rPr>
        <w:t>essential scientific and societal functions served by those satellites</w:t>
      </w:r>
      <w:del w:id="269" w:author="Max Zweig" w:date="2025-11-12T22:20:00Z" w16du:dateUtc="2025-11-13T04:20:00Z">
        <w:r w:rsidR="001A2603" w:rsidDel="00CC6815">
          <w:rPr>
            <w:rFonts w:ascii="Times New Roman" w:hAnsi="Times New Roman" w:cs="Times New Roman"/>
            <w:sz w:val="22"/>
            <w:szCs w:val="22"/>
          </w:rPr>
          <w:delText xml:space="preserve">, which range from GPS </w:delText>
        </w:r>
        <w:r w:rsidR="002677F3" w:rsidDel="00CC6815">
          <w:rPr>
            <w:rFonts w:ascii="Times New Roman" w:hAnsi="Times New Roman" w:cs="Times New Roman"/>
            <w:sz w:val="22"/>
            <w:szCs w:val="22"/>
          </w:rPr>
          <w:delText>to ecological monitoring</w:delText>
        </w:r>
      </w:del>
      <w:r w:rsidR="002677F3">
        <w:rPr>
          <w:rFonts w:ascii="Times New Roman" w:hAnsi="Times New Roman" w:cs="Times New Roman"/>
          <w:sz w:val="22"/>
          <w:szCs w:val="22"/>
        </w:rPr>
        <w:t xml:space="preserve">. </w:t>
      </w:r>
      <w:del w:id="270" w:author="Max Zweig" w:date="2025-11-12T14:31:00Z" w16du:dateUtc="2025-11-12T20:31:00Z">
        <w:r w:rsidR="00191275" w:rsidDel="005E4AAC">
          <w:rPr>
            <w:rFonts w:ascii="Times New Roman" w:hAnsi="Times New Roman" w:cs="Times New Roman"/>
            <w:sz w:val="22"/>
            <w:szCs w:val="22"/>
          </w:rPr>
          <w:delText>By working to support the function of satellites in space, my research will have far-reaching societal impact</w:delText>
        </w:r>
        <w:r w:rsidR="00A77269" w:rsidDel="005E4AAC">
          <w:rPr>
            <w:rFonts w:ascii="Times New Roman" w:hAnsi="Times New Roman" w:cs="Times New Roman"/>
            <w:sz w:val="22"/>
            <w:szCs w:val="22"/>
          </w:rPr>
          <w:delText>.</w:delText>
        </w:r>
      </w:del>
    </w:p>
    <w:p w14:paraId="4954C876" w14:textId="1310EAF3" w:rsidR="00683270" w:rsidRDefault="00683270" w:rsidP="003C4628">
      <w:pPr>
        <w:spacing w:line="240" w:lineRule="auto"/>
        <w:rPr>
          <w:ins w:id="271" w:author="Max Zweig" w:date="2025-11-12T22:16:00Z" w16du:dateUtc="2025-11-13T04:16:00Z"/>
          <w:rFonts w:ascii="Times New Roman" w:hAnsi="Times New Roman" w:cs="Times New Roman"/>
          <w:sz w:val="22"/>
          <w:szCs w:val="22"/>
        </w:rPr>
      </w:pPr>
    </w:p>
    <w:p w14:paraId="1B01A110" w14:textId="787C4E10" w:rsidR="00021654" w:rsidDel="00411635" w:rsidRDefault="00F3131B" w:rsidP="007E32BF">
      <w:pPr>
        <w:spacing w:line="240" w:lineRule="auto"/>
        <w:rPr>
          <w:del w:id="272" w:author="Max Zweig" w:date="2025-11-12T22:22:00Z" w16du:dateUtc="2025-11-13T04:22:00Z"/>
          <w:rFonts w:ascii="Times New Roman" w:hAnsi="Times New Roman" w:cs="Times New Roman"/>
          <w:sz w:val="22"/>
          <w:szCs w:val="22"/>
        </w:rPr>
        <w:pPrChange w:id="273" w:author="Max Zweig" w:date="2025-11-12T22:14:00Z" w16du:dateUtc="2025-11-13T04:14:00Z">
          <w:pPr>
            <w:spacing w:line="240" w:lineRule="auto"/>
            <w:ind w:firstLine="720"/>
          </w:pPr>
        </w:pPrChange>
      </w:pPr>
      <w:del w:id="274" w:author="Max Zweig" w:date="2025-11-12T14:31:00Z" w16du:dateUtc="2025-11-12T20:31:00Z">
        <w:r w:rsidDel="009F6B12">
          <w:rPr>
            <w:rFonts w:ascii="Times New Roman" w:hAnsi="Times New Roman" w:cs="Times New Roman"/>
            <w:sz w:val="22"/>
            <w:szCs w:val="22"/>
          </w:rPr>
          <w:delText>A</w:delText>
        </w:r>
      </w:del>
      <w:del w:id="275" w:author="Max Zweig" w:date="2025-11-12T22:04:00Z" w16du:dateUtc="2025-11-13T04:04:00Z">
        <w:r w:rsidDel="00142F57">
          <w:rPr>
            <w:rFonts w:ascii="Times New Roman" w:hAnsi="Times New Roman" w:cs="Times New Roman"/>
            <w:sz w:val="22"/>
            <w:szCs w:val="22"/>
          </w:rPr>
          <w:delText>fter I finish my PhD</w:delText>
        </w:r>
      </w:del>
      <w:del w:id="276" w:author="Max Zweig" w:date="2025-11-12T14:31:00Z" w16du:dateUtc="2025-11-12T20:31:00Z">
        <w:r w:rsidDel="00BA4F87">
          <w:rPr>
            <w:rFonts w:ascii="Times New Roman" w:hAnsi="Times New Roman" w:cs="Times New Roman"/>
            <w:sz w:val="22"/>
            <w:szCs w:val="22"/>
          </w:rPr>
          <w:delText>,</w:delText>
        </w:r>
      </w:del>
      <w:del w:id="277" w:author="Max Zweig" w:date="2025-11-12T22:04:00Z" w16du:dateUtc="2025-11-13T04:04:00Z">
        <w:r w:rsidDel="00142F57">
          <w:rPr>
            <w:rFonts w:ascii="Times New Roman" w:hAnsi="Times New Roman" w:cs="Times New Roman"/>
            <w:sz w:val="22"/>
            <w:szCs w:val="22"/>
          </w:rPr>
          <w:delText xml:space="preserve"> I would like to found a startup.</w:delText>
        </w:r>
      </w:del>
      <w:del w:id="278" w:author="Max Zweig" w:date="2025-11-12T22:14:00Z" w16du:dateUtc="2025-11-13T04:14:00Z">
        <w:r w:rsidDel="00E8183C">
          <w:rPr>
            <w:rFonts w:ascii="Times New Roman" w:hAnsi="Times New Roman" w:cs="Times New Roman"/>
            <w:sz w:val="22"/>
            <w:szCs w:val="22"/>
          </w:rPr>
          <w:delText xml:space="preserve"> </w:delText>
        </w:r>
      </w:del>
      <w:del w:id="279" w:author="Max Zweig" w:date="2025-11-12T22:15:00Z" w16du:dateUtc="2025-11-13T04:15:00Z">
        <w:r w:rsidDel="00E8183C">
          <w:rPr>
            <w:rFonts w:ascii="Times New Roman" w:hAnsi="Times New Roman" w:cs="Times New Roman"/>
            <w:sz w:val="22"/>
            <w:szCs w:val="22"/>
          </w:rPr>
          <w:delText>M</w:delText>
        </w:r>
      </w:del>
      <w:del w:id="280" w:author="Max Zweig" w:date="2025-11-12T22:22:00Z" w16du:dateUtc="2025-11-13T04:22:00Z">
        <w:r w:rsidDel="006679D6">
          <w:rPr>
            <w:rFonts w:ascii="Times New Roman" w:hAnsi="Times New Roman" w:cs="Times New Roman"/>
            <w:sz w:val="22"/>
            <w:szCs w:val="22"/>
          </w:rPr>
          <w:delText>y experience working at Scout</w:delText>
        </w:r>
      </w:del>
      <w:del w:id="281" w:author="Max Zweig" w:date="2025-11-12T22:15:00Z" w16du:dateUtc="2025-11-13T04:15:00Z">
        <w:r w:rsidDel="00082884">
          <w:rPr>
            <w:rFonts w:ascii="Times New Roman" w:hAnsi="Times New Roman" w:cs="Times New Roman"/>
            <w:sz w:val="22"/>
            <w:szCs w:val="22"/>
          </w:rPr>
          <w:delText xml:space="preserve"> has</w:delText>
        </w:r>
      </w:del>
      <w:del w:id="282" w:author="Max Zweig" w:date="2025-11-12T22:22:00Z" w16du:dateUtc="2025-11-13T04:22:00Z">
        <w:r w:rsidDel="006679D6">
          <w:rPr>
            <w:rFonts w:ascii="Times New Roman" w:hAnsi="Times New Roman" w:cs="Times New Roman"/>
            <w:sz w:val="22"/>
            <w:szCs w:val="22"/>
          </w:rPr>
          <w:delText xml:space="preserve"> only cemented the same desires that I had my sophomore year – I relish the impact that I can have and the independence and stakes that come with working on a small team at a startup. </w:delText>
        </w:r>
      </w:del>
      <w:del w:id="283" w:author="Max Zweig" w:date="2025-11-12T22:17:00Z" w16du:dateUtc="2025-11-13T04:17:00Z">
        <w:r w:rsidDel="004B005C">
          <w:rPr>
            <w:rFonts w:ascii="Times New Roman" w:hAnsi="Times New Roman" w:cs="Times New Roman"/>
            <w:sz w:val="22"/>
            <w:szCs w:val="22"/>
          </w:rPr>
          <w:delText xml:space="preserve">I would like my startup to make use of my research skills – just like my trading startup, and just like my work at Scout. One </w:delText>
        </w:r>
        <w:r w:rsidR="00DF0970" w:rsidDel="004B005C">
          <w:rPr>
            <w:rFonts w:ascii="Times New Roman" w:hAnsi="Times New Roman" w:cs="Times New Roman"/>
            <w:sz w:val="22"/>
            <w:szCs w:val="22"/>
          </w:rPr>
          <w:delText xml:space="preserve">of the goals of the startup would be to implement something that I learn in my research. </w:delText>
        </w:r>
      </w:del>
      <w:del w:id="284" w:author="Max Zweig" w:date="2025-11-12T22:22:00Z" w16du:dateUtc="2025-11-13T04:22:00Z">
        <w:r w:rsidR="00C05AC0" w:rsidDel="00411635">
          <w:rPr>
            <w:rFonts w:ascii="Times New Roman" w:hAnsi="Times New Roman" w:cs="Times New Roman"/>
            <w:sz w:val="22"/>
            <w:szCs w:val="22"/>
          </w:rPr>
          <w:delText xml:space="preserve">One potential </w:delText>
        </w:r>
        <w:r w:rsidR="00E6303F" w:rsidDel="00411635">
          <w:rPr>
            <w:rFonts w:ascii="Times New Roman" w:hAnsi="Times New Roman" w:cs="Times New Roman"/>
            <w:sz w:val="22"/>
            <w:szCs w:val="22"/>
          </w:rPr>
          <w:delText xml:space="preserve">avenue is a startup that works to categorize </w:delText>
        </w:r>
        <w:r w:rsidR="00B80C7B" w:rsidDel="00411635">
          <w:rPr>
            <w:rFonts w:ascii="Times New Roman" w:hAnsi="Times New Roman" w:cs="Times New Roman"/>
            <w:sz w:val="22"/>
            <w:szCs w:val="22"/>
          </w:rPr>
          <w:delText>objects in orbit</w:delText>
        </w:r>
        <w:r w:rsidR="00A90453" w:rsidDel="00411635">
          <w:rPr>
            <w:rFonts w:ascii="Times New Roman" w:hAnsi="Times New Roman" w:cs="Times New Roman"/>
            <w:sz w:val="22"/>
            <w:szCs w:val="22"/>
          </w:rPr>
          <w:delText xml:space="preserve">, and helps </w:delText>
        </w:r>
        <w:r w:rsidR="008849EF" w:rsidDel="00411635">
          <w:rPr>
            <w:rFonts w:ascii="Times New Roman" w:hAnsi="Times New Roman" w:cs="Times New Roman"/>
            <w:sz w:val="22"/>
            <w:szCs w:val="22"/>
          </w:rPr>
          <w:delText xml:space="preserve">governments </w:delText>
        </w:r>
        <w:r w:rsidR="009B0412" w:rsidDel="00411635">
          <w:rPr>
            <w:rFonts w:ascii="Times New Roman" w:hAnsi="Times New Roman" w:cs="Times New Roman"/>
            <w:sz w:val="22"/>
            <w:szCs w:val="22"/>
          </w:rPr>
          <w:delText>solve the Kessler problem</w:delText>
        </w:r>
        <w:r w:rsidR="00B04B9F" w:rsidDel="00411635">
          <w:rPr>
            <w:rFonts w:ascii="Times New Roman" w:hAnsi="Times New Roman" w:cs="Times New Roman"/>
            <w:sz w:val="22"/>
            <w:szCs w:val="22"/>
          </w:rPr>
          <w:delText xml:space="preserve">. </w:delText>
        </w:r>
        <w:r w:rsidR="00ED67E8" w:rsidDel="00411635">
          <w:rPr>
            <w:rFonts w:ascii="Times New Roman" w:hAnsi="Times New Roman" w:cs="Times New Roman"/>
            <w:sz w:val="22"/>
            <w:szCs w:val="22"/>
          </w:rPr>
          <w:delText>Perhaps another goal</w:delText>
        </w:r>
        <w:r w:rsidR="0057719D" w:rsidDel="00411635">
          <w:rPr>
            <w:rFonts w:ascii="Times New Roman" w:hAnsi="Times New Roman" w:cs="Times New Roman"/>
            <w:sz w:val="22"/>
            <w:szCs w:val="22"/>
          </w:rPr>
          <w:delText xml:space="preserve"> </w:delText>
        </w:r>
        <w:r w:rsidR="00021654" w:rsidDel="00411635">
          <w:rPr>
            <w:rFonts w:ascii="Times New Roman" w:hAnsi="Times New Roman" w:cs="Times New Roman"/>
            <w:sz w:val="22"/>
            <w:szCs w:val="22"/>
          </w:rPr>
          <w:delText>of</w:delText>
        </w:r>
        <w:r w:rsidR="0057719D" w:rsidDel="00411635">
          <w:rPr>
            <w:rFonts w:ascii="Times New Roman" w:hAnsi="Times New Roman" w:cs="Times New Roman"/>
            <w:sz w:val="22"/>
            <w:szCs w:val="22"/>
          </w:rPr>
          <w:delText xml:space="preserve"> my </w:delText>
        </w:r>
        <w:r w:rsidR="003232FE" w:rsidDel="00411635">
          <w:rPr>
            <w:rFonts w:ascii="Times New Roman" w:hAnsi="Times New Roman" w:cs="Times New Roman"/>
            <w:sz w:val="22"/>
            <w:szCs w:val="22"/>
          </w:rPr>
          <w:delText>startup</w:delText>
        </w:r>
        <w:r w:rsidR="0057719D" w:rsidDel="00411635">
          <w:rPr>
            <w:rFonts w:ascii="Times New Roman" w:hAnsi="Times New Roman" w:cs="Times New Roman"/>
            <w:sz w:val="22"/>
            <w:szCs w:val="22"/>
          </w:rPr>
          <w:delText xml:space="preserve"> would be to support </w:delText>
        </w:r>
        <w:r w:rsidR="00021654" w:rsidDel="00411635">
          <w:rPr>
            <w:rFonts w:ascii="Times New Roman" w:hAnsi="Times New Roman" w:cs="Times New Roman"/>
            <w:sz w:val="22"/>
            <w:szCs w:val="22"/>
          </w:rPr>
          <w:delText>climate science</w:delText>
        </w:r>
        <w:r w:rsidR="00792847" w:rsidDel="00411635">
          <w:rPr>
            <w:rFonts w:ascii="Times New Roman" w:hAnsi="Times New Roman" w:cs="Times New Roman"/>
            <w:sz w:val="22"/>
            <w:szCs w:val="22"/>
          </w:rPr>
          <w:delText xml:space="preserve"> – much climate science</w:delText>
        </w:r>
        <w:r w:rsidR="00021654" w:rsidDel="00411635">
          <w:rPr>
            <w:rFonts w:ascii="Times New Roman" w:hAnsi="Times New Roman" w:cs="Times New Roman"/>
            <w:sz w:val="22"/>
            <w:szCs w:val="22"/>
          </w:rPr>
          <w:delText xml:space="preserve"> is done via satellite imagery so </w:delText>
        </w:r>
        <w:r w:rsidR="008E4020" w:rsidDel="00411635">
          <w:rPr>
            <w:rFonts w:ascii="Times New Roman" w:hAnsi="Times New Roman" w:cs="Times New Roman"/>
            <w:sz w:val="22"/>
            <w:szCs w:val="22"/>
          </w:rPr>
          <w:delText>perhaps after my PhD I will try</w:delText>
        </w:r>
        <w:r w:rsidR="00021654" w:rsidDel="00411635">
          <w:rPr>
            <w:rFonts w:ascii="Times New Roman" w:hAnsi="Times New Roman" w:cs="Times New Roman"/>
            <w:sz w:val="22"/>
            <w:szCs w:val="22"/>
          </w:rPr>
          <w:delText xml:space="preserve"> to build collaborations with agencies such as NOAA or NORAD to put my experience with astrodynamics and satellite navigation to work supporting climate science. </w:delText>
        </w:r>
      </w:del>
    </w:p>
    <w:p w14:paraId="61B2AC5B" w14:textId="4668246F" w:rsidR="00ED40C5" w:rsidRDefault="009F3EC9" w:rsidP="00224C3E">
      <w:pPr>
        <w:spacing w:line="240" w:lineRule="auto"/>
        <w:rPr>
          <w:rFonts w:ascii="Times New Roman" w:hAnsi="Times New Roman" w:cs="Times New Roman"/>
          <w:b/>
          <w:bCs/>
          <w:sz w:val="22"/>
          <w:szCs w:val="22"/>
        </w:rPr>
      </w:pPr>
      <w:r>
        <w:rPr>
          <w:rFonts w:ascii="Times New Roman" w:hAnsi="Times New Roman" w:cs="Times New Roman"/>
          <w:b/>
          <w:bCs/>
          <w:sz w:val="22"/>
          <w:szCs w:val="22"/>
        </w:rPr>
        <w:t>Conclusion</w:t>
      </w:r>
    </w:p>
    <w:p w14:paraId="19B4DFAE" w14:textId="030C318B" w:rsidR="00673BCE" w:rsidRDefault="00426F12" w:rsidP="00B82FF1">
      <w:pPr>
        <w:spacing w:line="240" w:lineRule="auto"/>
        <w:ind w:firstLine="720"/>
        <w:rPr>
          <w:ins w:id="285" w:author="Max Zweig" w:date="2025-11-12T22:53:00Z" w16du:dateUtc="2025-11-13T04:53:00Z"/>
          <w:rFonts w:ascii="Times New Roman" w:hAnsi="Times New Roman" w:cs="Times New Roman"/>
          <w:sz w:val="22"/>
          <w:szCs w:val="22"/>
        </w:rPr>
      </w:pPr>
      <w:r>
        <w:rPr>
          <w:rFonts w:ascii="Times New Roman" w:hAnsi="Times New Roman" w:cs="Times New Roman"/>
          <w:sz w:val="22"/>
          <w:szCs w:val="22"/>
        </w:rPr>
        <w:t>I</w:t>
      </w:r>
      <w:ins w:id="286" w:author="Max Zweig" w:date="2025-11-12T22:49:00Z" w16du:dateUtc="2025-11-13T04:49:00Z">
        <w:r w:rsidR="00895725">
          <w:rPr>
            <w:rFonts w:ascii="Times New Roman" w:hAnsi="Times New Roman" w:cs="Times New Roman"/>
            <w:sz w:val="22"/>
            <w:szCs w:val="22"/>
          </w:rPr>
          <w:t xml:space="preserve">’m looking forward to continuing </w:t>
        </w:r>
      </w:ins>
      <w:del w:id="287" w:author="Max Zweig" w:date="2025-11-12T22:49:00Z" w16du:dateUtc="2025-11-13T04:49:00Z">
        <w:r w:rsidDel="00895725">
          <w:rPr>
            <w:rFonts w:ascii="Times New Roman" w:hAnsi="Times New Roman" w:cs="Times New Roman"/>
            <w:sz w:val="22"/>
            <w:szCs w:val="22"/>
          </w:rPr>
          <w:delText xml:space="preserve"> am excited to continue </w:delText>
        </w:r>
      </w:del>
      <w:r w:rsidR="00ED7055">
        <w:rPr>
          <w:rFonts w:ascii="Times New Roman" w:hAnsi="Times New Roman" w:cs="Times New Roman"/>
          <w:sz w:val="22"/>
          <w:szCs w:val="22"/>
        </w:rPr>
        <w:t xml:space="preserve">my </w:t>
      </w:r>
      <w:r w:rsidR="00562DDC">
        <w:rPr>
          <w:rFonts w:ascii="Times New Roman" w:hAnsi="Times New Roman" w:cs="Times New Roman"/>
          <w:sz w:val="22"/>
          <w:szCs w:val="22"/>
        </w:rPr>
        <w:t xml:space="preserve">research in optimal-control and trajectory design </w:t>
      </w:r>
      <w:r w:rsidR="003149BD">
        <w:rPr>
          <w:rFonts w:ascii="Times New Roman" w:hAnsi="Times New Roman" w:cs="Times New Roman"/>
          <w:sz w:val="22"/>
          <w:szCs w:val="22"/>
        </w:rPr>
        <w:t>for spacecraft in University of Minnesota’s Aerospace Engineering program</w:t>
      </w:r>
      <w:r w:rsidR="00126BEA">
        <w:rPr>
          <w:rFonts w:ascii="Times New Roman" w:hAnsi="Times New Roman" w:cs="Times New Roman"/>
          <w:sz w:val="22"/>
          <w:szCs w:val="22"/>
        </w:rPr>
        <w:t xml:space="preserve">. </w:t>
      </w:r>
      <w:ins w:id="288" w:author="Max Zweig" w:date="2025-11-12T22:51:00Z" w16du:dateUtc="2025-11-13T04:51:00Z">
        <w:r w:rsidR="00F24EF7">
          <w:rPr>
            <w:rFonts w:ascii="Times New Roman" w:hAnsi="Times New Roman" w:cs="Times New Roman"/>
            <w:sz w:val="22"/>
            <w:szCs w:val="22"/>
          </w:rPr>
          <w:t>M</w:t>
        </w:r>
      </w:ins>
      <w:ins w:id="289" w:author="Max Zweig" w:date="2025-11-12T22:47:00Z" w16du:dateUtc="2025-11-13T04:47:00Z">
        <w:r w:rsidR="00673BCE">
          <w:rPr>
            <w:rFonts w:ascii="Times New Roman" w:hAnsi="Times New Roman" w:cs="Times New Roman"/>
            <w:sz w:val="22"/>
            <w:szCs w:val="22"/>
          </w:rPr>
          <w:t xml:space="preserve">y ability to do research in these areas </w:t>
        </w:r>
        <w:r w:rsidR="00F738C1">
          <w:rPr>
            <w:rFonts w:ascii="Times New Roman" w:hAnsi="Times New Roman" w:cs="Times New Roman"/>
            <w:sz w:val="22"/>
            <w:szCs w:val="22"/>
          </w:rPr>
          <w:t xml:space="preserve">is the </w:t>
        </w:r>
        <w:r w:rsidR="00673BCE">
          <w:rPr>
            <w:rFonts w:ascii="Times New Roman" w:hAnsi="Times New Roman" w:cs="Times New Roman"/>
            <w:sz w:val="22"/>
            <w:szCs w:val="22"/>
          </w:rPr>
          <w:t xml:space="preserve">the best avenue </w:t>
        </w:r>
        <w:r w:rsidR="00331E1B">
          <w:rPr>
            <w:rFonts w:ascii="Times New Roman" w:hAnsi="Times New Roman" w:cs="Times New Roman"/>
            <w:sz w:val="22"/>
            <w:szCs w:val="22"/>
          </w:rPr>
          <w:t>available to me to advance society</w:t>
        </w:r>
      </w:ins>
      <w:ins w:id="290" w:author="Max Zweig" w:date="2025-11-12T22:48:00Z" w16du:dateUtc="2025-11-13T04:48:00Z">
        <w:r w:rsidR="000D7ECD">
          <w:rPr>
            <w:rFonts w:ascii="Times New Roman" w:hAnsi="Times New Roman" w:cs="Times New Roman"/>
            <w:sz w:val="22"/>
            <w:szCs w:val="22"/>
          </w:rPr>
          <w:t xml:space="preserve">, and the research that I do satisfies my desire for self-motivated and independent work. </w:t>
        </w:r>
      </w:ins>
      <w:ins w:id="291" w:author="Max Zweig" w:date="2025-11-12T22:47:00Z" w16du:dateUtc="2025-11-13T04:47:00Z">
        <w:r w:rsidR="00673BCE">
          <w:rPr>
            <w:rFonts w:ascii="Times New Roman" w:hAnsi="Times New Roman" w:cs="Times New Roman"/>
            <w:sz w:val="22"/>
            <w:szCs w:val="22"/>
          </w:rPr>
          <w:t xml:space="preserve">After completing my mentorship with JPL and building a trading algorithm with other students, I </w:t>
        </w:r>
      </w:ins>
      <w:ins w:id="292" w:author="Max Zweig" w:date="2025-11-12T22:51:00Z" w16du:dateUtc="2025-11-13T04:51:00Z">
        <w:r w:rsidR="00DB72FB">
          <w:rPr>
            <w:rFonts w:ascii="Times New Roman" w:hAnsi="Times New Roman" w:cs="Times New Roman"/>
            <w:sz w:val="22"/>
            <w:szCs w:val="22"/>
          </w:rPr>
          <w:t>have come</w:t>
        </w:r>
      </w:ins>
      <w:ins w:id="293" w:author="Max Zweig" w:date="2025-11-12T22:47:00Z" w16du:dateUtc="2025-11-13T04:47:00Z">
        <w:r w:rsidR="00673BCE">
          <w:rPr>
            <w:rFonts w:ascii="Times New Roman" w:hAnsi="Times New Roman" w:cs="Times New Roman"/>
            <w:sz w:val="22"/>
            <w:szCs w:val="22"/>
          </w:rPr>
          <w:t xml:space="preserve"> to see mathematics and optimal control as an avenue through which I </w:t>
        </w:r>
      </w:ins>
      <w:ins w:id="294" w:author="Max Zweig" w:date="2025-11-12T22:51:00Z" w16du:dateUtc="2025-11-13T04:51:00Z">
        <w:r w:rsidR="00926A0C">
          <w:rPr>
            <w:rFonts w:ascii="Times New Roman" w:hAnsi="Times New Roman" w:cs="Times New Roman"/>
            <w:sz w:val="22"/>
            <w:szCs w:val="22"/>
          </w:rPr>
          <w:t xml:space="preserve">may </w:t>
        </w:r>
      </w:ins>
      <w:ins w:id="295" w:author="Max Zweig" w:date="2025-11-12T22:47:00Z" w16du:dateUtc="2025-11-13T04:47:00Z">
        <w:r w:rsidR="00673BCE">
          <w:rPr>
            <w:rFonts w:ascii="Times New Roman" w:hAnsi="Times New Roman" w:cs="Times New Roman"/>
            <w:sz w:val="22"/>
            <w:szCs w:val="22"/>
          </w:rPr>
          <w:t>pave my way in the world, build, and lead others.</w:t>
        </w:r>
      </w:ins>
      <w:ins w:id="296" w:author="Max Zweig" w:date="2025-11-12T22:50:00Z" w16du:dateUtc="2025-11-13T04:50:00Z">
        <w:r w:rsidR="00C323EB" w:rsidRPr="00C323EB">
          <w:rPr>
            <w:rFonts w:ascii="Times New Roman" w:hAnsi="Times New Roman" w:cs="Times New Roman"/>
            <w:sz w:val="22"/>
            <w:szCs w:val="22"/>
          </w:rPr>
          <w:t xml:space="preserve"> </w:t>
        </w:r>
        <w:r w:rsidR="00C323EB">
          <w:rPr>
            <w:rFonts w:ascii="Times New Roman" w:hAnsi="Times New Roman" w:cs="Times New Roman"/>
            <w:sz w:val="22"/>
            <w:szCs w:val="22"/>
          </w:rPr>
          <w:t xml:space="preserve">Every paper that I have </w:t>
        </w:r>
        <w:r w:rsidR="00AC4FAB">
          <w:rPr>
            <w:rFonts w:ascii="Times New Roman" w:hAnsi="Times New Roman" w:cs="Times New Roman"/>
            <w:sz w:val="22"/>
            <w:szCs w:val="22"/>
          </w:rPr>
          <w:t>worked on</w:t>
        </w:r>
        <w:r w:rsidR="00C323EB">
          <w:rPr>
            <w:rFonts w:ascii="Times New Roman" w:hAnsi="Times New Roman" w:cs="Times New Roman"/>
            <w:sz w:val="22"/>
            <w:szCs w:val="22"/>
          </w:rPr>
          <w:t xml:space="preserve"> has increased my confidence in pursuing a graduate degree in Aerospace Engineering. Choosing University of Minnesota </w:t>
        </w:r>
        <w:r w:rsidR="00110E55">
          <w:rPr>
            <w:rFonts w:ascii="Times New Roman" w:hAnsi="Times New Roman" w:cs="Times New Roman"/>
            <w:sz w:val="22"/>
            <w:szCs w:val="22"/>
          </w:rPr>
          <w:t>has given</w:t>
        </w:r>
        <w:r w:rsidR="00C323EB">
          <w:rPr>
            <w:rFonts w:ascii="Times New Roman" w:hAnsi="Times New Roman" w:cs="Times New Roman"/>
            <w:sz w:val="22"/>
            <w:szCs w:val="22"/>
          </w:rPr>
          <w:t xml:space="preserve"> me the opportunity to work</w:t>
        </w:r>
        <w:r w:rsidR="009C6C30">
          <w:rPr>
            <w:rFonts w:ascii="Times New Roman" w:hAnsi="Times New Roman" w:cs="Times New Roman"/>
            <w:sz w:val="22"/>
            <w:szCs w:val="22"/>
          </w:rPr>
          <w:t xml:space="preserve"> with</w:t>
        </w:r>
        <w:r w:rsidR="00C323EB">
          <w:rPr>
            <w:rFonts w:ascii="Times New Roman" w:hAnsi="Times New Roman" w:cs="Times New Roman"/>
            <w:sz w:val="22"/>
            <w:szCs w:val="22"/>
          </w:rPr>
          <w:t xml:space="preserve"> Dr. Damennick Henry, who shares my interests in optimal control theory and has significant background in astrodynamics and dynamical systems</w:t>
        </w:r>
        <w:r w:rsidR="004508E1">
          <w:rPr>
            <w:rFonts w:ascii="Times New Roman" w:hAnsi="Times New Roman" w:cs="Times New Roman"/>
            <w:sz w:val="22"/>
            <w:szCs w:val="22"/>
          </w:rPr>
          <w:t xml:space="preserve"> that will enable me to work on </w:t>
        </w:r>
      </w:ins>
      <w:ins w:id="297" w:author="Max Zweig" w:date="2025-11-12T22:52:00Z" w16du:dateUtc="2025-11-13T04:52:00Z">
        <w:r w:rsidR="005F1E14">
          <w:rPr>
            <w:rFonts w:ascii="Times New Roman" w:hAnsi="Times New Roman" w:cs="Times New Roman"/>
            <w:sz w:val="22"/>
            <w:szCs w:val="22"/>
          </w:rPr>
          <w:t xml:space="preserve">the </w:t>
        </w:r>
      </w:ins>
      <w:ins w:id="298" w:author="Max Zweig" w:date="2025-11-12T22:50:00Z" w16du:dateUtc="2025-11-13T04:50:00Z">
        <w:r w:rsidR="004508E1">
          <w:rPr>
            <w:rFonts w:ascii="Times New Roman" w:hAnsi="Times New Roman" w:cs="Times New Roman"/>
            <w:sz w:val="22"/>
            <w:szCs w:val="22"/>
          </w:rPr>
          <w:t xml:space="preserve">problems </w:t>
        </w:r>
      </w:ins>
      <w:ins w:id="299" w:author="Max Zweig" w:date="2025-11-12T22:52:00Z" w16du:dateUtc="2025-11-13T04:52:00Z">
        <w:r w:rsidR="00E30A15">
          <w:rPr>
            <w:rFonts w:ascii="Times New Roman" w:hAnsi="Times New Roman" w:cs="Times New Roman"/>
            <w:sz w:val="22"/>
            <w:szCs w:val="22"/>
          </w:rPr>
          <w:t xml:space="preserve">that bring me </w:t>
        </w:r>
      </w:ins>
      <w:ins w:id="300" w:author="Max Zweig" w:date="2025-11-12T22:55:00Z" w16du:dateUtc="2025-11-13T04:55:00Z">
        <w:r w:rsidR="000D7C6D">
          <w:rPr>
            <w:rFonts w:ascii="Times New Roman" w:hAnsi="Times New Roman" w:cs="Times New Roman"/>
            <w:sz w:val="22"/>
            <w:szCs w:val="22"/>
          </w:rPr>
          <w:t>a sense of purpose, like the</w:t>
        </w:r>
      </w:ins>
      <w:ins w:id="301" w:author="Max Zweig" w:date="2025-11-12T22:56:00Z" w16du:dateUtc="2025-11-13T04:56:00Z">
        <w:r w:rsidR="000D7C6D">
          <w:rPr>
            <w:rFonts w:ascii="Times New Roman" w:hAnsi="Times New Roman" w:cs="Times New Roman"/>
            <w:sz w:val="22"/>
            <w:szCs w:val="22"/>
          </w:rPr>
          <w:t xml:space="preserve"> Starshade</w:t>
        </w:r>
      </w:ins>
      <w:ins w:id="302" w:author="Max Zweig" w:date="2025-11-12T22:52:00Z" w16du:dateUtc="2025-11-13T04:52:00Z">
        <w:r w:rsidR="00CA0550">
          <w:rPr>
            <w:rFonts w:ascii="Times New Roman" w:hAnsi="Times New Roman" w:cs="Times New Roman"/>
            <w:sz w:val="22"/>
            <w:szCs w:val="22"/>
          </w:rPr>
          <w:t xml:space="preserve">. </w:t>
        </w:r>
      </w:ins>
      <w:ins w:id="303" w:author="Max Zweig" w:date="2025-11-12T22:58:00Z" w16du:dateUtc="2025-11-13T04:58:00Z">
        <w:r w:rsidR="00B16942">
          <w:rPr>
            <w:rFonts w:ascii="Times New Roman" w:hAnsi="Times New Roman" w:cs="Times New Roman"/>
            <w:sz w:val="22"/>
            <w:szCs w:val="22"/>
          </w:rPr>
          <w:t>I want to pursue a career that</w:t>
        </w:r>
      </w:ins>
      <w:ins w:id="304" w:author="Max Zweig" w:date="2025-11-12T23:00:00Z" w16du:dateUtc="2025-11-13T05:00:00Z">
        <w:r w:rsidR="00A71EEC">
          <w:rPr>
            <w:rFonts w:ascii="Times New Roman" w:hAnsi="Times New Roman" w:cs="Times New Roman"/>
            <w:sz w:val="22"/>
            <w:szCs w:val="22"/>
          </w:rPr>
          <w:t xml:space="preserve"> is self-driven</w:t>
        </w:r>
      </w:ins>
      <w:ins w:id="305" w:author="Max Zweig" w:date="2025-11-12T22:58:00Z" w16du:dateUtc="2025-11-13T04:58:00Z">
        <w:r w:rsidR="00B16942">
          <w:rPr>
            <w:rFonts w:ascii="Times New Roman" w:hAnsi="Times New Roman" w:cs="Times New Roman"/>
            <w:sz w:val="22"/>
            <w:szCs w:val="22"/>
          </w:rPr>
          <w:t xml:space="preserve"> </w:t>
        </w:r>
      </w:ins>
      <w:ins w:id="306" w:author="Max Zweig" w:date="2025-11-12T23:00:00Z" w16du:dateUtc="2025-11-13T05:00:00Z">
        <w:r w:rsidR="001D5C52">
          <w:rPr>
            <w:rFonts w:ascii="Times New Roman" w:hAnsi="Times New Roman" w:cs="Times New Roman"/>
            <w:sz w:val="22"/>
            <w:szCs w:val="22"/>
          </w:rPr>
          <w:t xml:space="preserve">and </w:t>
        </w:r>
      </w:ins>
      <w:ins w:id="307" w:author="Max Zweig" w:date="2025-11-12T22:58:00Z" w16du:dateUtc="2025-11-13T04:58:00Z">
        <w:r w:rsidR="00B16942">
          <w:rPr>
            <w:rFonts w:ascii="Times New Roman" w:hAnsi="Times New Roman" w:cs="Times New Roman"/>
            <w:sz w:val="22"/>
            <w:szCs w:val="22"/>
          </w:rPr>
          <w:t>fulfills my desire for independence</w:t>
        </w:r>
      </w:ins>
      <w:ins w:id="308" w:author="Max Zweig" w:date="2025-11-12T23:00:00Z" w16du:dateUtc="2025-11-13T05:00:00Z">
        <w:r w:rsidR="00D00A91">
          <w:rPr>
            <w:rFonts w:ascii="Times New Roman" w:hAnsi="Times New Roman" w:cs="Times New Roman"/>
            <w:sz w:val="22"/>
            <w:szCs w:val="22"/>
          </w:rPr>
          <w:t xml:space="preserve"> and satiates my entrepreneurial drive</w:t>
        </w:r>
        <w:r w:rsidR="000B695C">
          <w:rPr>
            <w:rFonts w:ascii="Times New Roman" w:hAnsi="Times New Roman" w:cs="Times New Roman"/>
            <w:sz w:val="22"/>
            <w:szCs w:val="22"/>
          </w:rPr>
          <w:t xml:space="preserve">, and </w:t>
        </w:r>
      </w:ins>
      <w:ins w:id="309" w:author="Max Zweig" w:date="2025-11-12T23:01:00Z" w16du:dateUtc="2025-11-13T05:01:00Z">
        <w:r w:rsidR="00250A44">
          <w:rPr>
            <w:rFonts w:ascii="Times New Roman" w:hAnsi="Times New Roman" w:cs="Times New Roman"/>
            <w:sz w:val="22"/>
            <w:szCs w:val="22"/>
          </w:rPr>
          <w:t xml:space="preserve">a PhD will </w:t>
        </w:r>
        <w:r w:rsidR="00535667">
          <w:rPr>
            <w:rFonts w:ascii="Times New Roman" w:hAnsi="Times New Roman" w:cs="Times New Roman"/>
            <w:sz w:val="22"/>
            <w:szCs w:val="22"/>
          </w:rPr>
          <w:t>set the stage for that career.</w:t>
        </w:r>
      </w:ins>
      <w:del w:id="310" w:author="Max Zweig" w:date="2025-11-12T22:51:00Z" w16du:dateUtc="2025-11-13T04:51:00Z">
        <w:r w:rsidR="006404D3" w:rsidDel="00F24EF7">
          <w:rPr>
            <w:rFonts w:ascii="Times New Roman" w:hAnsi="Times New Roman" w:cs="Times New Roman"/>
            <w:sz w:val="22"/>
            <w:szCs w:val="22"/>
          </w:rPr>
          <w:delText>One of the main reasons that I accepted a graduate position at University of Minnesota is</w:delText>
        </w:r>
        <w:r w:rsidR="003439D4" w:rsidDel="00F24EF7">
          <w:rPr>
            <w:rFonts w:ascii="Times New Roman" w:hAnsi="Times New Roman" w:cs="Times New Roman"/>
            <w:sz w:val="22"/>
            <w:szCs w:val="22"/>
          </w:rPr>
          <w:delText xml:space="preserve"> that</w:delText>
        </w:r>
        <w:r w:rsidR="006404D3" w:rsidDel="00F24EF7">
          <w:rPr>
            <w:rFonts w:ascii="Times New Roman" w:hAnsi="Times New Roman" w:cs="Times New Roman"/>
            <w:sz w:val="22"/>
            <w:szCs w:val="22"/>
          </w:rPr>
          <w:delText xml:space="preserve"> my advi</w:delText>
        </w:r>
        <w:r w:rsidR="005A6BF8" w:rsidDel="00F24EF7">
          <w:rPr>
            <w:rFonts w:ascii="Times New Roman" w:hAnsi="Times New Roman" w:cs="Times New Roman"/>
            <w:sz w:val="22"/>
            <w:szCs w:val="22"/>
          </w:rPr>
          <w:delText>sors – Dr. Damen</w:delText>
        </w:r>
        <w:r w:rsidR="00EA04F3" w:rsidDel="00F24EF7">
          <w:rPr>
            <w:rFonts w:ascii="Times New Roman" w:hAnsi="Times New Roman" w:cs="Times New Roman"/>
            <w:sz w:val="22"/>
            <w:szCs w:val="22"/>
          </w:rPr>
          <w:delText>n</w:delText>
        </w:r>
        <w:r w:rsidR="005A6BF8" w:rsidDel="00F24EF7">
          <w:rPr>
            <w:rFonts w:ascii="Times New Roman" w:hAnsi="Times New Roman" w:cs="Times New Roman"/>
            <w:sz w:val="22"/>
            <w:szCs w:val="22"/>
          </w:rPr>
          <w:delText>ick Henry</w:delText>
        </w:r>
        <w:r w:rsidR="00AA5734" w:rsidDel="00F24EF7">
          <w:rPr>
            <w:rFonts w:ascii="Times New Roman" w:hAnsi="Times New Roman" w:cs="Times New Roman"/>
            <w:sz w:val="22"/>
            <w:szCs w:val="22"/>
          </w:rPr>
          <w:delText>’s</w:delText>
        </w:r>
        <w:r w:rsidR="005A6BF8" w:rsidDel="00F24EF7">
          <w:rPr>
            <w:rFonts w:ascii="Times New Roman" w:hAnsi="Times New Roman" w:cs="Times New Roman"/>
            <w:sz w:val="22"/>
            <w:szCs w:val="22"/>
          </w:rPr>
          <w:delText xml:space="preserve"> – work in</w:delText>
        </w:r>
        <w:r w:rsidR="00995207" w:rsidDel="00F24EF7">
          <w:rPr>
            <w:rFonts w:ascii="Times New Roman" w:hAnsi="Times New Roman" w:cs="Times New Roman"/>
            <w:sz w:val="22"/>
            <w:szCs w:val="22"/>
          </w:rPr>
          <w:delText xml:space="preserve"> astrodynamics and dynamical systems</w:delText>
        </w:r>
        <w:r w:rsidR="00FC06FF" w:rsidDel="00F24EF7">
          <w:rPr>
            <w:rFonts w:ascii="Times New Roman" w:hAnsi="Times New Roman" w:cs="Times New Roman"/>
            <w:sz w:val="22"/>
            <w:szCs w:val="22"/>
          </w:rPr>
          <w:delText xml:space="preserve"> </w:delText>
        </w:r>
        <w:r w:rsidR="00140127" w:rsidDel="00F24EF7">
          <w:rPr>
            <w:rFonts w:ascii="Times New Roman" w:hAnsi="Times New Roman" w:cs="Times New Roman"/>
            <w:sz w:val="22"/>
            <w:szCs w:val="22"/>
          </w:rPr>
          <w:delText>complements my background in optimal control</w:delText>
        </w:r>
        <w:r w:rsidR="00B02B74" w:rsidDel="00F24EF7">
          <w:rPr>
            <w:rFonts w:ascii="Times New Roman" w:hAnsi="Times New Roman" w:cs="Times New Roman"/>
            <w:sz w:val="22"/>
            <w:szCs w:val="22"/>
          </w:rPr>
          <w:delText xml:space="preserve"> </w:delText>
        </w:r>
        <w:r w:rsidR="00366824" w:rsidDel="00F24EF7">
          <w:rPr>
            <w:rFonts w:ascii="Times New Roman" w:hAnsi="Times New Roman" w:cs="Times New Roman"/>
            <w:sz w:val="22"/>
            <w:szCs w:val="22"/>
          </w:rPr>
          <w:delText>and that by fusing our backgrounds we will be able to do great work together</w:delText>
        </w:r>
        <w:r w:rsidR="0084073C" w:rsidDel="00F24EF7">
          <w:rPr>
            <w:rFonts w:ascii="Times New Roman" w:hAnsi="Times New Roman" w:cs="Times New Roman"/>
            <w:sz w:val="22"/>
            <w:szCs w:val="22"/>
          </w:rPr>
          <w:delText xml:space="preserve">. </w:delText>
        </w:r>
      </w:del>
    </w:p>
    <w:p w14:paraId="07453E36" w14:textId="1AF4DA4C" w:rsidR="0045545C" w:rsidDel="00F074B7" w:rsidRDefault="007B293D" w:rsidP="005A0D29">
      <w:pPr>
        <w:spacing w:line="240" w:lineRule="auto"/>
        <w:ind w:firstLine="720"/>
        <w:rPr>
          <w:del w:id="311" w:author="Max Zweig" w:date="2025-11-12T22:23:00Z" w16du:dateUtc="2025-11-13T04:23:00Z"/>
          <w:rFonts w:ascii="Times New Roman" w:hAnsi="Times New Roman" w:cs="Times New Roman"/>
          <w:sz w:val="22"/>
          <w:szCs w:val="22"/>
        </w:rPr>
        <w:pPrChange w:id="312" w:author="Max Zweig" w:date="2025-11-12T23:04:00Z" w16du:dateUtc="2025-11-13T05:04:00Z">
          <w:pPr>
            <w:spacing w:after="0" w:line="240" w:lineRule="auto"/>
            <w:ind w:firstLine="720"/>
          </w:pPr>
        </w:pPrChange>
      </w:pPr>
      <w:ins w:id="313" w:author="Max Zweig" w:date="2025-11-12T22:53:00Z" w16du:dateUtc="2025-11-13T04:53:00Z">
        <w:r>
          <w:rPr>
            <w:rFonts w:ascii="Times New Roman" w:hAnsi="Times New Roman" w:cs="Times New Roman"/>
            <w:sz w:val="22"/>
            <w:szCs w:val="22"/>
          </w:rPr>
          <w:t xml:space="preserve">During my PhD I am </w:t>
        </w:r>
      </w:ins>
      <w:ins w:id="314" w:author="Max Zweig" w:date="2025-11-12T22:54:00Z" w16du:dateUtc="2025-11-13T04:54:00Z">
        <w:r w:rsidR="00FB35B2">
          <w:rPr>
            <w:rFonts w:ascii="Times New Roman" w:hAnsi="Times New Roman" w:cs="Times New Roman"/>
            <w:sz w:val="22"/>
            <w:szCs w:val="22"/>
          </w:rPr>
          <w:t>excited to mentor</w:t>
        </w:r>
      </w:ins>
      <w:ins w:id="315" w:author="Max Zweig" w:date="2025-11-12T22:53:00Z" w16du:dateUtc="2025-11-13T04:53:00Z">
        <w:r w:rsidR="00153F25">
          <w:rPr>
            <w:rFonts w:ascii="Times New Roman" w:hAnsi="Times New Roman" w:cs="Times New Roman"/>
            <w:sz w:val="22"/>
            <w:szCs w:val="22"/>
          </w:rPr>
          <w:t xml:space="preserve"> </w:t>
        </w:r>
        <w:r w:rsidR="008B22A8">
          <w:rPr>
            <w:rFonts w:ascii="Times New Roman" w:hAnsi="Times New Roman" w:cs="Times New Roman"/>
            <w:sz w:val="22"/>
            <w:szCs w:val="22"/>
          </w:rPr>
          <w:t>students that are loo</w:t>
        </w:r>
        <w:r w:rsidR="00613C6F">
          <w:rPr>
            <w:rFonts w:ascii="Times New Roman" w:hAnsi="Times New Roman" w:cs="Times New Roman"/>
            <w:sz w:val="22"/>
            <w:szCs w:val="22"/>
          </w:rPr>
          <w:t>k</w:t>
        </w:r>
        <w:r w:rsidR="008B22A8">
          <w:rPr>
            <w:rFonts w:ascii="Times New Roman" w:hAnsi="Times New Roman" w:cs="Times New Roman"/>
            <w:sz w:val="22"/>
            <w:szCs w:val="22"/>
          </w:rPr>
          <w:t xml:space="preserve">ing for research and </w:t>
        </w:r>
      </w:ins>
      <w:ins w:id="316" w:author="Max Zweig" w:date="2025-11-12T22:54:00Z" w16du:dateUtc="2025-11-13T04:54:00Z">
        <w:r w:rsidR="000970FF">
          <w:rPr>
            <w:rFonts w:ascii="Times New Roman" w:hAnsi="Times New Roman" w:cs="Times New Roman"/>
            <w:sz w:val="22"/>
            <w:szCs w:val="22"/>
          </w:rPr>
          <w:t xml:space="preserve">to </w:t>
        </w:r>
      </w:ins>
      <w:ins w:id="317" w:author="Max Zweig" w:date="2025-11-12T22:53:00Z" w16du:dateUtc="2025-11-13T04:53:00Z">
        <w:r w:rsidR="008B22A8">
          <w:rPr>
            <w:rFonts w:ascii="Times New Roman" w:hAnsi="Times New Roman" w:cs="Times New Roman"/>
            <w:sz w:val="22"/>
            <w:szCs w:val="22"/>
          </w:rPr>
          <w:t>g</w:t>
        </w:r>
      </w:ins>
      <w:ins w:id="318" w:author="Max Zweig" w:date="2025-11-12T22:54:00Z" w16du:dateUtc="2025-11-13T04:54:00Z">
        <w:r w:rsidR="000970FF">
          <w:rPr>
            <w:rFonts w:ascii="Times New Roman" w:hAnsi="Times New Roman" w:cs="Times New Roman"/>
            <w:sz w:val="22"/>
            <w:szCs w:val="22"/>
          </w:rPr>
          <w:t>ive</w:t>
        </w:r>
      </w:ins>
      <w:ins w:id="319" w:author="Max Zweig" w:date="2025-11-12T22:53:00Z" w16du:dateUtc="2025-11-13T04:53:00Z">
        <w:r w:rsidR="008B22A8">
          <w:rPr>
            <w:rFonts w:ascii="Times New Roman" w:hAnsi="Times New Roman" w:cs="Times New Roman"/>
            <w:sz w:val="22"/>
            <w:szCs w:val="22"/>
          </w:rPr>
          <w:t xml:space="preserve"> them</w:t>
        </w:r>
      </w:ins>
      <w:ins w:id="320" w:author="Max Zweig" w:date="2025-11-12T22:54:00Z" w16du:dateUtc="2025-11-13T04:54:00Z">
        <w:r w:rsidR="000F004D">
          <w:rPr>
            <w:rFonts w:ascii="Times New Roman" w:hAnsi="Times New Roman" w:cs="Times New Roman"/>
            <w:sz w:val="22"/>
            <w:szCs w:val="22"/>
          </w:rPr>
          <w:t xml:space="preserve"> the same career-changing opportunity that I was given </w:t>
        </w:r>
        <w:r w:rsidR="00862182">
          <w:rPr>
            <w:rFonts w:ascii="Times New Roman" w:hAnsi="Times New Roman" w:cs="Times New Roman"/>
            <w:sz w:val="22"/>
            <w:szCs w:val="22"/>
          </w:rPr>
          <w:t xml:space="preserve">in my work with Jackson and Dmitry. </w:t>
        </w:r>
      </w:ins>
      <w:ins w:id="321" w:author="Max Zweig" w:date="2025-11-12T22:56:00Z" w16du:dateUtc="2025-11-13T04:56:00Z">
        <w:r w:rsidR="00C85C00">
          <w:rPr>
            <w:rFonts w:ascii="Times New Roman" w:hAnsi="Times New Roman" w:cs="Times New Roman"/>
            <w:sz w:val="22"/>
            <w:szCs w:val="22"/>
          </w:rPr>
          <w:t>After my PhD, my ultimate career goal is to found a startup that makes use of my research skills – just like my trading startup, and just like my work at Scout</w:t>
        </w:r>
        <w:r w:rsidR="00C329F4">
          <w:rPr>
            <w:rFonts w:ascii="Times New Roman" w:hAnsi="Times New Roman" w:cs="Times New Roman"/>
            <w:sz w:val="22"/>
            <w:szCs w:val="22"/>
          </w:rPr>
          <w:t xml:space="preserve"> and with NASA</w:t>
        </w:r>
        <w:r w:rsidR="00C85C00">
          <w:rPr>
            <w:rFonts w:ascii="Times New Roman" w:hAnsi="Times New Roman" w:cs="Times New Roman"/>
            <w:sz w:val="22"/>
            <w:szCs w:val="22"/>
          </w:rPr>
          <w:t>. While I am not sure what form the company will take yet, I am hoping that after my PhD I can find the funding to work on a problem in space</w:t>
        </w:r>
      </w:ins>
      <w:ins w:id="322" w:author="Max Zweig" w:date="2025-11-12T22:57:00Z" w16du:dateUtc="2025-11-13T04:57:00Z">
        <w:r w:rsidR="00B16942">
          <w:rPr>
            <w:rFonts w:ascii="Times New Roman" w:hAnsi="Times New Roman" w:cs="Times New Roman"/>
            <w:sz w:val="22"/>
            <w:szCs w:val="22"/>
          </w:rPr>
          <w:t xml:space="preserve"> – perhaps the Kessler one</w:t>
        </w:r>
      </w:ins>
      <w:ins w:id="323" w:author="Max Zweig" w:date="2025-11-12T22:56:00Z" w16du:dateUtc="2025-11-13T04:56:00Z">
        <w:r w:rsidR="00C85C00">
          <w:rPr>
            <w:rFonts w:ascii="Times New Roman" w:hAnsi="Times New Roman" w:cs="Times New Roman"/>
            <w:sz w:val="22"/>
            <w:szCs w:val="22"/>
          </w:rPr>
          <w:t xml:space="preserve">. </w:t>
        </w:r>
      </w:ins>
      <w:ins w:id="324" w:author="Max Zweig" w:date="2025-11-12T23:05:00Z" w16du:dateUtc="2025-11-13T05:05:00Z">
        <w:r w:rsidR="004C5007">
          <w:rPr>
            <w:rFonts w:ascii="Times New Roman" w:hAnsi="Times New Roman" w:cs="Times New Roman"/>
            <w:sz w:val="22"/>
            <w:szCs w:val="22"/>
          </w:rPr>
          <w:t xml:space="preserve">Support from the NSF Graduate Research Fellowship </w:t>
        </w:r>
      </w:ins>
      <w:ins w:id="325" w:author="Max Zweig" w:date="2025-11-12T23:11:00Z" w16du:dateUtc="2025-11-13T05:11:00Z">
        <w:r w:rsidR="00A6290D">
          <w:rPr>
            <w:rFonts w:ascii="Times New Roman" w:hAnsi="Times New Roman" w:cs="Times New Roman"/>
            <w:sz w:val="22"/>
            <w:szCs w:val="22"/>
          </w:rPr>
          <w:t xml:space="preserve">would give me independence to work on problems of my choosing during my PhD, and would help me </w:t>
        </w:r>
      </w:ins>
      <w:ins w:id="326" w:author="Max Zweig" w:date="2025-11-12T23:12:00Z" w16du:dateUtc="2025-11-13T05:12:00Z">
        <w:r w:rsidR="008C3A90">
          <w:rPr>
            <w:rFonts w:ascii="Times New Roman" w:hAnsi="Times New Roman" w:cs="Times New Roman"/>
            <w:sz w:val="22"/>
            <w:szCs w:val="22"/>
          </w:rPr>
          <w:t xml:space="preserve">to </w:t>
        </w:r>
      </w:ins>
      <w:ins w:id="327" w:author="Max Zweig" w:date="2025-11-12T23:11:00Z" w16du:dateUtc="2025-11-13T05:11:00Z">
        <w:r w:rsidR="008C0E6C">
          <w:rPr>
            <w:rFonts w:ascii="Times New Roman" w:hAnsi="Times New Roman" w:cs="Times New Roman"/>
            <w:sz w:val="22"/>
            <w:szCs w:val="22"/>
          </w:rPr>
          <w:t>lay the foundation</w:t>
        </w:r>
      </w:ins>
      <w:ins w:id="328" w:author="Max Zweig" w:date="2025-11-12T23:12:00Z" w16du:dateUtc="2025-11-13T05:12:00Z">
        <w:r w:rsidR="00011C4D">
          <w:rPr>
            <w:rFonts w:ascii="Times New Roman" w:hAnsi="Times New Roman" w:cs="Times New Roman"/>
            <w:sz w:val="22"/>
            <w:szCs w:val="22"/>
          </w:rPr>
          <w:t xml:space="preserve">s of an intellectually independent and </w:t>
        </w:r>
        <w:r w:rsidR="00606347">
          <w:rPr>
            <w:rFonts w:ascii="Times New Roman" w:hAnsi="Times New Roman" w:cs="Times New Roman"/>
            <w:sz w:val="22"/>
            <w:szCs w:val="22"/>
          </w:rPr>
          <w:t xml:space="preserve">self-driven career. </w:t>
        </w:r>
      </w:ins>
      <w:ins w:id="329" w:author="Max Zweig" w:date="2025-11-12T23:11:00Z" w16du:dateUtc="2025-11-13T05:11:00Z">
        <w:r w:rsidR="008C0E6C">
          <w:rPr>
            <w:rFonts w:ascii="Times New Roman" w:hAnsi="Times New Roman" w:cs="Times New Roman"/>
            <w:sz w:val="22"/>
            <w:szCs w:val="22"/>
          </w:rPr>
          <w:t xml:space="preserve"> </w:t>
        </w:r>
      </w:ins>
      <w:del w:id="330" w:author="Max Zweig" w:date="2025-11-12T22:47:00Z" w16du:dateUtc="2025-11-13T04:47:00Z">
        <w:r w:rsidR="002D50D0" w:rsidDel="00673BCE">
          <w:rPr>
            <w:rFonts w:ascii="Times New Roman" w:hAnsi="Times New Roman" w:cs="Times New Roman"/>
            <w:sz w:val="22"/>
            <w:szCs w:val="22"/>
          </w:rPr>
          <w:delText>I feel strongly that my ability to do research in these areas is currently the best avenue that I have to advance society.</w:delText>
        </w:r>
        <w:r w:rsidR="00EF7055" w:rsidDel="00673BCE">
          <w:rPr>
            <w:rFonts w:ascii="Times New Roman" w:hAnsi="Times New Roman" w:cs="Times New Roman"/>
            <w:sz w:val="22"/>
            <w:szCs w:val="22"/>
          </w:rPr>
          <w:delText xml:space="preserve"> </w:delText>
        </w:r>
        <w:r w:rsidR="0072042D" w:rsidDel="00673BCE">
          <w:rPr>
            <w:rFonts w:ascii="Times New Roman" w:hAnsi="Times New Roman" w:cs="Times New Roman"/>
            <w:sz w:val="22"/>
            <w:szCs w:val="22"/>
          </w:rPr>
          <w:delText>After completing my mentorship with JPL</w:delText>
        </w:r>
        <w:r w:rsidR="00B20D39" w:rsidDel="00673BCE">
          <w:rPr>
            <w:rFonts w:ascii="Times New Roman" w:hAnsi="Times New Roman" w:cs="Times New Roman"/>
            <w:sz w:val="22"/>
            <w:szCs w:val="22"/>
          </w:rPr>
          <w:delText xml:space="preserve"> and </w:delText>
        </w:r>
        <w:r w:rsidR="00FC5780" w:rsidDel="00673BCE">
          <w:rPr>
            <w:rFonts w:ascii="Times New Roman" w:hAnsi="Times New Roman" w:cs="Times New Roman"/>
            <w:sz w:val="22"/>
            <w:szCs w:val="22"/>
          </w:rPr>
          <w:delText>building a trading algorithm with other students</w:delText>
        </w:r>
        <w:r w:rsidR="0072042D" w:rsidDel="00673BCE">
          <w:rPr>
            <w:rFonts w:ascii="Times New Roman" w:hAnsi="Times New Roman" w:cs="Times New Roman"/>
            <w:sz w:val="22"/>
            <w:szCs w:val="22"/>
          </w:rPr>
          <w:delText xml:space="preserve">, </w:delText>
        </w:r>
        <w:r w:rsidR="00EF7055" w:rsidDel="00673BCE">
          <w:rPr>
            <w:rFonts w:ascii="Times New Roman" w:hAnsi="Times New Roman" w:cs="Times New Roman"/>
            <w:sz w:val="22"/>
            <w:szCs w:val="22"/>
          </w:rPr>
          <w:delText>I began to see mathematics and optimal control as an avenue through which I could pave my way in the world, build, and lead others.</w:delText>
        </w:r>
        <w:r w:rsidR="00183E3C" w:rsidRPr="00183E3C" w:rsidDel="00673BCE">
          <w:rPr>
            <w:rFonts w:ascii="Times New Roman" w:hAnsi="Times New Roman" w:cs="Times New Roman"/>
            <w:sz w:val="22"/>
            <w:szCs w:val="22"/>
          </w:rPr>
          <w:delText xml:space="preserve"> </w:delText>
        </w:r>
      </w:del>
      <w:del w:id="331" w:author="Max Zweig" w:date="2025-11-12T22:50:00Z" w16du:dateUtc="2025-11-13T04:50:00Z">
        <w:r w:rsidR="00B160A3" w:rsidDel="00C323EB">
          <w:rPr>
            <w:rFonts w:ascii="Times New Roman" w:hAnsi="Times New Roman" w:cs="Times New Roman"/>
            <w:sz w:val="22"/>
            <w:szCs w:val="22"/>
          </w:rPr>
          <w:delText>Every paper that I have published</w:delText>
        </w:r>
        <w:r w:rsidR="00183E3C" w:rsidDel="00C323EB">
          <w:rPr>
            <w:rFonts w:ascii="Times New Roman" w:hAnsi="Times New Roman" w:cs="Times New Roman"/>
            <w:sz w:val="22"/>
            <w:szCs w:val="22"/>
          </w:rPr>
          <w:delText xml:space="preserve"> has increased my confidence in pursuing a graduate degree in Aerospace Engineering. Choosing University of Minnesota gave me the opportunity to work Dr. Damennick Henry, who shares my interests in optimal control theory and has significant background in astrodynamics and dynamical systems, an area which compliments my interests extremely well.</w:delText>
        </w:r>
      </w:del>
      <w:del w:id="332" w:author="Max Zweig" w:date="2025-11-12T22:52:00Z" w16du:dateUtc="2025-11-13T04:52:00Z">
        <w:r w:rsidR="00183E3C" w:rsidDel="00B82FF1">
          <w:rPr>
            <w:rFonts w:ascii="Times New Roman" w:hAnsi="Times New Roman" w:cs="Times New Roman"/>
            <w:sz w:val="22"/>
            <w:szCs w:val="22"/>
          </w:rPr>
          <w:delText xml:space="preserve"> </w:delText>
        </w:r>
      </w:del>
      <w:del w:id="333" w:author="Max Zweig" w:date="2025-11-12T23:02:00Z" w16du:dateUtc="2025-11-13T05:02:00Z">
        <w:r w:rsidR="00BF745A" w:rsidDel="000E2187">
          <w:rPr>
            <w:rFonts w:ascii="Times New Roman" w:hAnsi="Times New Roman" w:cs="Times New Roman"/>
            <w:sz w:val="22"/>
            <w:szCs w:val="22"/>
          </w:rPr>
          <w:delText xml:space="preserve">My </w:delText>
        </w:r>
        <w:r w:rsidR="00DC760B" w:rsidDel="000E2187">
          <w:rPr>
            <w:rFonts w:ascii="Times New Roman" w:hAnsi="Times New Roman" w:cs="Times New Roman"/>
            <w:sz w:val="22"/>
            <w:szCs w:val="22"/>
          </w:rPr>
          <w:delText xml:space="preserve">undergraduate research experience has </w:delText>
        </w:r>
      </w:del>
      <w:del w:id="334" w:author="Max Zweig" w:date="2025-11-12T22:53:00Z" w16du:dateUtc="2025-11-13T04:53:00Z">
        <w:r w:rsidR="00051E3B" w:rsidDel="0076790A">
          <w:rPr>
            <w:rFonts w:ascii="Times New Roman" w:hAnsi="Times New Roman" w:cs="Times New Roman"/>
            <w:sz w:val="22"/>
            <w:szCs w:val="22"/>
          </w:rPr>
          <w:delText xml:space="preserve">prepared me for success </w:delText>
        </w:r>
        <w:r w:rsidR="00646D94" w:rsidDel="0076790A">
          <w:rPr>
            <w:rFonts w:ascii="Times New Roman" w:hAnsi="Times New Roman" w:cs="Times New Roman"/>
            <w:sz w:val="22"/>
            <w:szCs w:val="22"/>
          </w:rPr>
          <w:delText xml:space="preserve">in grad school </w:delText>
        </w:r>
        <w:r w:rsidR="00C36BB4" w:rsidDel="0076790A">
          <w:rPr>
            <w:rFonts w:ascii="Times New Roman" w:hAnsi="Times New Roman" w:cs="Times New Roman"/>
            <w:sz w:val="22"/>
            <w:szCs w:val="22"/>
          </w:rPr>
          <w:delText xml:space="preserve">by </w:delText>
        </w:r>
        <w:r w:rsidR="00D42D66" w:rsidDel="0076790A">
          <w:rPr>
            <w:rFonts w:ascii="Times New Roman" w:hAnsi="Times New Roman" w:cs="Times New Roman"/>
            <w:sz w:val="22"/>
            <w:szCs w:val="22"/>
          </w:rPr>
          <w:delText>proving that I have what it takes to succeed in the research process</w:delText>
        </w:r>
        <w:r w:rsidR="002D4DF3" w:rsidDel="0076790A">
          <w:rPr>
            <w:rFonts w:ascii="Times New Roman" w:hAnsi="Times New Roman" w:cs="Times New Roman"/>
            <w:sz w:val="22"/>
            <w:szCs w:val="22"/>
          </w:rPr>
          <w:delText xml:space="preserve"> and by readying me technically</w:delText>
        </w:r>
      </w:del>
      <w:del w:id="335" w:author="Max Zweig" w:date="2025-11-12T23:02:00Z" w16du:dateUtc="2025-11-13T05:02:00Z">
        <w:r w:rsidR="002D4DF3" w:rsidDel="000E2187">
          <w:rPr>
            <w:rFonts w:ascii="Times New Roman" w:hAnsi="Times New Roman" w:cs="Times New Roman"/>
            <w:sz w:val="22"/>
            <w:szCs w:val="22"/>
          </w:rPr>
          <w:delText>.</w:delText>
        </w:r>
        <w:r w:rsidR="001B49BF" w:rsidDel="000E2187">
          <w:rPr>
            <w:rFonts w:ascii="Times New Roman" w:hAnsi="Times New Roman" w:cs="Times New Roman"/>
            <w:sz w:val="22"/>
            <w:szCs w:val="22"/>
          </w:rPr>
          <w:delText xml:space="preserve"> My </w:delText>
        </w:r>
        <w:r w:rsidR="00CC1B2F" w:rsidDel="000E2187">
          <w:rPr>
            <w:rFonts w:ascii="Times New Roman" w:hAnsi="Times New Roman" w:cs="Times New Roman"/>
            <w:sz w:val="22"/>
            <w:szCs w:val="22"/>
          </w:rPr>
          <w:delText>internship experience has demonstrated that I am ready to contribute to industry</w:delText>
        </w:r>
        <w:r w:rsidR="003D0BD4" w:rsidDel="000E2187">
          <w:rPr>
            <w:rFonts w:ascii="Times New Roman" w:hAnsi="Times New Roman" w:cs="Times New Roman"/>
            <w:sz w:val="22"/>
            <w:szCs w:val="22"/>
          </w:rPr>
          <w:delText>.</w:delText>
        </w:r>
        <w:r w:rsidR="000A3F7F" w:rsidDel="000E2187">
          <w:rPr>
            <w:rFonts w:ascii="Times New Roman" w:hAnsi="Times New Roman" w:cs="Times New Roman"/>
            <w:sz w:val="22"/>
            <w:szCs w:val="22"/>
          </w:rPr>
          <w:delText xml:space="preserve"> During my PhD I would like to mentor </w:delText>
        </w:r>
        <w:r w:rsidR="00C92F44" w:rsidDel="000E2187">
          <w:rPr>
            <w:rFonts w:ascii="Times New Roman" w:hAnsi="Times New Roman" w:cs="Times New Roman"/>
            <w:sz w:val="22"/>
            <w:szCs w:val="22"/>
          </w:rPr>
          <w:delText xml:space="preserve">students that are looking for research </w:delText>
        </w:r>
        <w:r w:rsidR="001B0420" w:rsidDel="000E2187">
          <w:rPr>
            <w:rFonts w:ascii="Times New Roman" w:hAnsi="Times New Roman" w:cs="Times New Roman"/>
            <w:sz w:val="22"/>
            <w:szCs w:val="22"/>
          </w:rPr>
          <w:delText>experience</w:delText>
        </w:r>
        <w:r w:rsidR="005A58F3" w:rsidDel="000E2187">
          <w:rPr>
            <w:rFonts w:ascii="Times New Roman" w:hAnsi="Times New Roman" w:cs="Times New Roman"/>
            <w:sz w:val="22"/>
            <w:szCs w:val="22"/>
          </w:rPr>
          <w:delText xml:space="preserve">, and </w:delText>
        </w:r>
        <w:r w:rsidR="00AC1743" w:rsidDel="000E2187">
          <w:rPr>
            <w:rFonts w:ascii="Times New Roman" w:hAnsi="Times New Roman" w:cs="Times New Roman"/>
            <w:sz w:val="22"/>
            <w:szCs w:val="22"/>
          </w:rPr>
          <w:delText xml:space="preserve">after my PhD I would like to found or work at a startup applying my area of research. </w:delText>
        </w:r>
      </w:del>
      <w:del w:id="336" w:author="Max Zweig" w:date="2025-11-12T23:04:00Z" w16du:dateUtc="2025-11-13T05:04:00Z">
        <w:r w:rsidR="005374EA" w:rsidDel="005A0D29">
          <w:rPr>
            <w:rFonts w:ascii="Times New Roman" w:hAnsi="Times New Roman" w:cs="Times New Roman"/>
            <w:sz w:val="22"/>
            <w:szCs w:val="22"/>
          </w:rPr>
          <w:delText xml:space="preserve">I would like to pursue a career in which I can have intellectual independence, and </w:delText>
        </w:r>
        <w:r w:rsidR="00EB60B3" w:rsidDel="005A0D29">
          <w:rPr>
            <w:rFonts w:ascii="Times New Roman" w:hAnsi="Times New Roman" w:cs="Times New Roman"/>
            <w:sz w:val="22"/>
            <w:szCs w:val="22"/>
          </w:rPr>
          <w:delText xml:space="preserve">a PhD will set the stage for that. </w:delText>
        </w:r>
        <w:r w:rsidR="000955E6" w:rsidDel="005A0D29">
          <w:rPr>
            <w:rFonts w:ascii="Times New Roman" w:hAnsi="Times New Roman" w:cs="Times New Roman"/>
            <w:sz w:val="22"/>
            <w:szCs w:val="22"/>
          </w:rPr>
          <w:delText xml:space="preserve">My work has already begun to have some real-world impact through my contribution to </w:delText>
        </w:r>
        <w:r w:rsidR="00F563A1" w:rsidDel="005A0D29">
          <w:rPr>
            <w:rFonts w:ascii="Times New Roman" w:hAnsi="Times New Roman" w:cs="Times New Roman"/>
            <w:sz w:val="22"/>
            <w:szCs w:val="22"/>
          </w:rPr>
          <w:delText xml:space="preserve">EXOSIMS, and I’m excited </w:delText>
        </w:r>
        <w:r w:rsidR="00535C9E" w:rsidDel="005A0D29">
          <w:rPr>
            <w:rFonts w:ascii="Times New Roman" w:hAnsi="Times New Roman" w:cs="Times New Roman"/>
            <w:sz w:val="22"/>
            <w:szCs w:val="22"/>
          </w:rPr>
          <w:delText>for the opportunity for this impact to continue</w:delText>
        </w:r>
        <w:r w:rsidR="00000806" w:rsidDel="005A0D29">
          <w:rPr>
            <w:rFonts w:ascii="Times New Roman" w:hAnsi="Times New Roman" w:cs="Times New Roman"/>
            <w:sz w:val="22"/>
            <w:szCs w:val="22"/>
          </w:rPr>
          <w:delText>.</w:delText>
        </w:r>
        <w:r w:rsidR="0034085E" w:rsidDel="005A0D29">
          <w:rPr>
            <w:rFonts w:ascii="Times New Roman" w:hAnsi="Times New Roman" w:cs="Times New Roman"/>
            <w:sz w:val="22"/>
            <w:szCs w:val="22"/>
          </w:rPr>
          <w:delText xml:space="preserve"> Funding from the NSF’s GRFP </w:delText>
        </w:r>
        <w:r w:rsidR="00E414F2" w:rsidDel="005A0D29">
          <w:rPr>
            <w:rFonts w:ascii="Times New Roman" w:hAnsi="Times New Roman" w:cs="Times New Roman"/>
            <w:sz w:val="22"/>
            <w:szCs w:val="22"/>
          </w:rPr>
          <w:delText xml:space="preserve">would enable </w:delText>
        </w:r>
        <w:r w:rsidR="00370991" w:rsidDel="005A0D29">
          <w:rPr>
            <w:rFonts w:ascii="Times New Roman" w:hAnsi="Times New Roman" w:cs="Times New Roman"/>
            <w:sz w:val="22"/>
            <w:szCs w:val="22"/>
          </w:rPr>
          <w:delText xml:space="preserve">me to perform the impactful research that I am excited about, and give me </w:delText>
        </w:r>
        <w:r w:rsidR="00D26665" w:rsidDel="005A0D29">
          <w:rPr>
            <w:rFonts w:ascii="Times New Roman" w:hAnsi="Times New Roman" w:cs="Times New Roman"/>
            <w:sz w:val="22"/>
            <w:szCs w:val="22"/>
          </w:rPr>
          <w:delText xml:space="preserve">independence in my study. </w:delText>
        </w:r>
      </w:del>
    </w:p>
    <w:p w14:paraId="65D1E94A" w14:textId="77777777" w:rsidR="00A269FE" w:rsidDel="00F074B7" w:rsidRDefault="00A269FE" w:rsidP="005A0D29">
      <w:pPr>
        <w:ind w:firstLine="720"/>
        <w:rPr>
          <w:del w:id="337" w:author="Max Zweig" w:date="2025-11-12T22:22:00Z" w16du:dateUtc="2025-11-13T04:22:00Z"/>
          <w:rFonts w:ascii="Times New Roman" w:hAnsi="Times New Roman" w:cs="Times New Roman"/>
          <w:sz w:val="22"/>
          <w:szCs w:val="22"/>
        </w:rPr>
        <w:pPrChange w:id="338" w:author="Max Zweig" w:date="2025-11-12T23:04:00Z" w16du:dateUtc="2025-11-13T05:04:00Z">
          <w:pPr>
            <w:spacing w:after="0" w:line="240" w:lineRule="auto"/>
            <w:ind w:firstLine="720"/>
          </w:pPr>
        </w:pPrChange>
      </w:pPr>
    </w:p>
    <w:p w14:paraId="4AF00403" w14:textId="279A71BA" w:rsidR="00A269FE" w:rsidDel="00F074B7" w:rsidRDefault="00A269FE" w:rsidP="005A0D29">
      <w:pPr>
        <w:ind w:firstLine="720"/>
        <w:rPr>
          <w:del w:id="339" w:author="Max Zweig" w:date="2025-11-12T22:22:00Z" w16du:dateUtc="2025-11-13T04:22:00Z"/>
          <w:rFonts w:ascii="Times New Roman" w:hAnsi="Times New Roman" w:cs="Times New Roman"/>
          <w:sz w:val="22"/>
          <w:szCs w:val="22"/>
        </w:rPr>
        <w:pPrChange w:id="340" w:author="Max Zweig" w:date="2025-11-12T23:04:00Z" w16du:dateUtc="2025-11-13T05:04:00Z">
          <w:pPr>
            <w:spacing w:after="0" w:line="240" w:lineRule="auto"/>
            <w:ind w:firstLine="720"/>
          </w:pPr>
        </w:pPrChange>
      </w:pPr>
    </w:p>
    <w:p w14:paraId="6C7AEA3A" w14:textId="77777777" w:rsidR="00A269FE" w:rsidDel="00F074B7" w:rsidRDefault="00A269FE" w:rsidP="005A0D29">
      <w:pPr>
        <w:ind w:firstLine="720"/>
        <w:rPr>
          <w:del w:id="341" w:author="Max Zweig" w:date="2025-11-12T22:22:00Z" w16du:dateUtc="2025-11-13T04:22:00Z"/>
          <w:rFonts w:ascii="Times New Roman" w:hAnsi="Times New Roman" w:cs="Times New Roman"/>
          <w:sz w:val="22"/>
          <w:szCs w:val="22"/>
        </w:rPr>
        <w:pPrChange w:id="342" w:author="Max Zweig" w:date="2025-11-12T23:04:00Z" w16du:dateUtc="2025-11-13T05:04:00Z">
          <w:pPr>
            <w:spacing w:after="0" w:line="240" w:lineRule="auto"/>
            <w:ind w:firstLine="720"/>
          </w:pPr>
        </w:pPrChange>
      </w:pPr>
    </w:p>
    <w:p w14:paraId="29C7AA18" w14:textId="77777777" w:rsidR="00A269FE" w:rsidDel="00F074B7" w:rsidRDefault="00A269FE" w:rsidP="005A0D29">
      <w:pPr>
        <w:ind w:firstLine="720"/>
        <w:rPr>
          <w:del w:id="343" w:author="Max Zweig" w:date="2025-11-12T22:22:00Z" w16du:dateUtc="2025-11-13T04:22:00Z"/>
          <w:rFonts w:ascii="Times New Roman" w:hAnsi="Times New Roman" w:cs="Times New Roman"/>
          <w:sz w:val="22"/>
          <w:szCs w:val="22"/>
        </w:rPr>
        <w:pPrChange w:id="344" w:author="Max Zweig" w:date="2025-11-12T23:04:00Z" w16du:dateUtc="2025-11-13T05:04:00Z">
          <w:pPr>
            <w:spacing w:after="0" w:line="240" w:lineRule="auto"/>
            <w:ind w:firstLine="720"/>
          </w:pPr>
        </w:pPrChange>
      </w:pPr>
    </w:p>
    <w:p w14:paraId="612C6CB7" w14:textId="77777777" w:rsidR="00A269FE" w:rsidDel="00F074B7" w:rsidRDefault="00A269FE" w:rsidP="005A0D29">
      <w:pPr>
        <w:ind w:firstLine="720"/>
        <w:rPr>
          <w:del w:id="345" w:author="Max Zweig" w:date="2025-11-12T22:22:00Z" w16du:dateUtc="2025-11-13T04:22:00Z"/>
          <w:rFonts w:ascii="Times New Roman" w:hAnsi="Times New Roman" w:cs="Times New Roman"/>
          <w:sz w:val="22"/>
          <w:szCs w:val="22"/>
        </w:rPr>
        <w:pPrChange w:id="346" w:author="Max Zweig" w:date="2025-11-12T23:04:00Z" w16du:dateUtc="2025-11-13T05:04:00Z">
          <w:pPr>
            <w:spacing w:after="0" w:line="240" w:lineRule="auto"/>
            <w:ind w:firstLine="720"/>
          </w:pPr>
        </w:pPrChange>
      </w:pPr>
    </w:p>
    <w:p w14:paraId="1FC0E9B2" w14:textId="77777777" w:rsidR="00A269FE" w:rsidDel="00F074B7" w:rsidRDefault="00A269FE" w:rsidP="005A0D29">
      <w:pPr>
        <w:ind w:firstLine="720"/>
        <w:rPr>
          <w:del w:id="347" w:author="Max Zweig" w:date="2025-11-12T22:22:00Z" w16du:dateUtc="2025-11-13T04:22:00Z"/>
          <w:rFonts w:ascii="Times New Roman" w:hAnsi="Times New Roman" w:cs="Times New Roman"/>
          <w:sz w:val="22"/>
          <w:szCs w:val="22"/>
        </w:rPr>
        <w:pPrChange w:id="348" w:author="Max Zweig" w:date="2025-11-12T23:04:00Z" w16du:dateUtc="2025-11-13T05:04:00Z">
          <w:pPr>
            <w:spacing w:after="0" w:line="240" w:lineRule="auto"/>
            <w:ind w:firstLine="720"/>
          </w:pPr>
        </w:pPrChange>
      </w:pPr>
    </w:p>
    <w:p w14:paraId="0355680B" w14:textId="77777777" w:rsidR="00A269FE" w:rsidDel="00F074B7" w:rsidRDefault="00A269FE" w:rsidP="005A0D29">
      <w:pPr>
        <w:ind w:firstLine="720"/>
        <w:rPr>
          <w:del w:id="349" w:author="Max Zweig" w:date="2025-11-12T22:22:00Z" w16du:dateUtc="2025-11-13T04:22:00Z"/>
          <w:rFonts w:ascii="Times New Roman" w:hAnsi="Times New Roman" w:cs="Times New Roman"/>
          <w:sz w:val="22"/>
          <w:szCs w:val="22"/>
        </w:rPr>
        <w:pPrChange w:id="350" w:author="Max Zweig" w:date="2025-11-12T23:04:00Z" w16du:dateUtc="2025-11-13T05:04:00Z">
          <w:pPr>
            <w:spacing w:after="0" w:line="240" w:lineRule="auto"/>
            <w:ind w:firstLine="720"/>
          </w:pPr>
        </w:pPrChange>
      </w:pPr>
    </w:p>
    <w:p w14:paraId="6A28DC88" w14:textId="77777777" w:rsidR="00A269FE" w:rsidDel="00F074B7" w:rsidRDefault="00A269FE" w:rsidP="005A0D29">
      <w:pPr>
        <w:ind w:firstLine="720"/>
        <w:rPr>
          <w:del w:id="351" w:author="Max Zweig" w:date="2025-11-12T22:22:00Z" w16du:dateUtc="2025-11-13T04:22:00Z"/>
          <w:rFonts w:ascii="Times New Roman" w:hAnsi="Times New Roman" w:cs="Times New Roman"/>
          <w:sz w:val="22"/>
          <w:szCs w:val="22"/>
        </w:rPr>
        <w:pPrChange w:id="352" w:author="Max Zweig" w:date="2025-11-12T23:04:00Z" w16du:dateUtc="2025-11-13T05:04:00Z">
          <w:pPr>
            <w:spacing w:after="0" w:line="240" w:lineRule="auto"/>
            <w:ind w:firstLine="720"/>
          </w:pPr>
        </w:pPrChange>
      </w:pPr>
    </w:p>
    <w:p w14:paraId="1192FDB6" w14:textId="77777777" w:rsidR="00A269FE" w:rsidDel="00F074B7" w:rsidRDefault="00A269FE" w:rsidP="005A0D29">
      <w:pPr>
        <w:ind w:firstLine="720"/>
        <w:rPr>
          <w:del w:id="353" w:author="Max Zweig" w:date="2025-11-12T22:22:00Z" w16du:dateUtc="2025-11-13T04:22:00Z"/>
          <w:rFonts w:ascii="Times New Roman" w:hAnsi="Times New Roman" w:cs="Times New Roman"/>
          <w:sz w:val="22"/>
          <w:szCs w:val="22"/>
        </w:rPr>
        <w:pPrChange w:id="354" w:author="Max Zweig" w:date="2025-11-12T23:04:00Z" w16du:dateUtc="2025-11-13T05:04:00Z">
          <w:pPr>
            <w:spacing w:after="0" w:line="240" w:lineRule="auto"/>
            <w:ind w:firstLine="720"/>
          </w:pPr>
        </w:pPrChange>
      </w:pPr>
    </w:p>
    <w:p w14:paraId="44342349" w14:textId="42F49763" w:rsidR="00A269FE" w:rsidRPr="00A269FE" w:rsidDel="00F074B7" w:rsidRDefault="00A269FE" w:rsidP="005A0D29">
      <w:pPr>
        <w:ind w:firstLine="720"/>
        <w:rPr>
          <w:del w:id="355" w:author="Max Zweig" w:date="2025-11-12T22:22:00Z" w16du:dateUtc="2025-11-13T04:22:00Z"/>
        </w:rPr>
        <w:pPrChange w:id="356" w:author="Max Zweig" w:date="2025-11-12T23:04:00Z" w16du:dateUtc="2025-11-13T05:04:00Z">
          <w:pPr>
            <w:spacing w:after="0" w:line="240" w:lineRule="auto"/>
          </w:pPr>
        </w:pPrChange>
      </w:pPr>
    </w:p>
    <w:p w14:paraId="06704FD3" w14:textId="77777777" w:rsidR="00DB048F" w:rsidDel="005C2322" w:rsidRDefault="00DB048F" w:rsidP="005A0D29">
      <w:pPr>
        <w:ind w:firstLine="720"/>
        <w:rPr>
          <w:del w:id="357" w:author="Max Zweig" w:date="2025-11-12T13:58:00Z" w16du:dateUtc="2025-11-12T19:58:00Z"/>
          <w:rFonts w:ascii="Times New Roman" w:hAnsi="Times New Roman" w:cs="Times New Roman"/>
          <w:b/>
          <w:bCs/>
          <w:sz w:val="22"/>
          <w:szCs w:val="22"/>
        </w:rPr>
        <w:pPrChange w:id="358" w:author="Max Zweig" w:date="2025-11-12T23:04:00Z" w16du:dateUtc="2025-11-13T05:04:00Z">
          <w:pPr>
            <w:pStyle w:val="BodyText"/>
          </w:pPr>
        </w:pPrChange>
      </w:pPr>
    </w:p>
    <w:p w14:paraId="1DB2F997" w14:textId="31780CC4" w:rsidR="004D3F0E" w:rsidRPr="008E1AF0" w:rsidRDefault="00280BB9" w:rsidP="005A0D29">
      <w:pPr>
        <w:ind w:firstLine="720"/>
        <w:rPr>
          <w:rFonts w:ascii="Times New Roman" w:hAnsi="Times New Roman" w:cs="Times New Roman"/>
          <w:sz w:val="22"/>
          <w:szCs w:val="22"/>
        </w:rPr>
        <w:pPrChange w:id="359" w:author="Max Zweig" w:date="2025-11-12T23:04:00Z" w16du:dateUtc="2025-11-13T05:04:00Z">
          <w:pPr>
            <w:pStyle w:val="BodyText"/>
          </w:pPr>
        </w:pPrChange>
      </w:pPr>
      <w:del w:id="360" w:author="Max Zweig" w:date="2025-11-12T13:58:00Z" w16du:dateUtc="2025-11-12T19:58:00Z">
        <w:r w:rsidRPr="008E1AF0" w:rsidDel="005C2322">
          <w:rPr>
            <w:rFonts w:ascii="Times New Roman" w:hAnsi="Times New Roman" w:cs="Times New Roman"/>
            <w:b/>
            <w:bCs/>
            <w:sz w:val="22"/>
            <w:szCs w:val="22"/>
          </w:rPr>
          <w:delText>References</w:delText>
        </w:r>
        <w:r w:rsidR="002F2A32" w:rsidRPr="008E1AF0" w:rsidDel="005C2322">
          <w:rPr>
            <w:rFonts w:ascii="Times New Roman" w:hAnsi="Times New Roman" w:cs="Times New Roman"/>
            <w:b/>
            <w:bCs/>
            <w:sz w:val="22"/>
            <w:szCs w:val="22"/>
          </w:rPr>
          <w:delText xml:space="preserve">: </w:delText>
        </w:r>
        <w:r w:rsidR="006E3114" w:rsidRPr="00F45644" w:rsidDel="005C2322">
          <w:rPr>
            <w:rFonts w:ascii="Times New Roman" w:hAnsi="Times New Roman" w:cs="Times New Roman"/>
            <w:sz w:val="22"/>
            <w:szCs w:val="22"/>
          </w:rPr>
          <w:delText>[List cited references here. References must include journal or publication name (abbreviations accepted). DOIs and URLs are not accepted.]</w:delText>
        </w:r>
      </w:del>
    </w:p>
    <w:sectPr w:rsidR="004D3F0E" w:rsidRPr="008E1AF0" w:rsidSect="00B1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F1768"/>
    <w:multiLevelType w:val="hybridMultilevel"/>
    <w:tmpl w:val="60B0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C22AC4"/>
    <w:multiLevelType w:val="hybridMultilevel"/>
    <w:tmpl w:val="BBDA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574412"/>
    <w:multiLevelType w:val="hybridMultilevel"/>
    <w:tmpl w:val="6346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EA2DBD"/>
    <w:multiLevelType w:val="hybridMultilevel"/>
    <w:tmpl w:val="1B4A266A"/>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4" w15:restartNumberingAfterBreak="0">
    <w:nsid w:val="6D912A03"/>
    <w:multiLevelType w:val="hybridMultilevel"/>
    <w:tmpl w:val="DE92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C2793"/>
    <w:multiLevelType w:val="hybridMultilevel"/>
    <w:tmpl w:val="D480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E426E1"/>
    <w:multiLevelType w:val="hybridMultilevel"/>
    <w:tmpl w:val="8D68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283801">
    <w:abstractNumId w:val="0"/>
  </w:num>
  <w:num w:numId="2" w16cid:durableId="770124662">
    <w:abstractNumId w:val="5"/>
  </w:num>
  <w:num w:numId="3" w16cid:durableId="716005868">
    <w:abstractNumId w:val="3"/>
  </w:num>
  <w:num w:numId="4" w16cid:durableId="26149169">
    <w:abstractNumId w:val="1"/>
  </w:num>
  <w:num w:numId="5" w16cid:durableId="1887716365">
    <w:abstractNumId w:val="4"/>
  </w:num>
  <w:num w:numId="6" w16cid:durableId="740561753">
    <w:abstractNumId w:val="2"/>
  </w:num>
  <w:num w:numId="7" w16cid:durableId="3843783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x Zweig">
    <w15:presenceInfo w15:providerId="Windows Live" w15:userId="09cc261a49f08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attachedTemplate r:id="rId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FB"/>
    <w:rsid w:val="00000806"/>
    <w:rsid w:val="00000D33"/>
    <w:rsid w:val="000014D4"/>
    <w:rsid w:val="00001939"/>
    <w:rsid w:val="0000344D"/>
    <w:rsid w:val="000035DE"/>
    <w:rsid w:val="000052EC"/>
    <w:rsid w:val="00005B03"/>
    <w:rsid w:val="0000634D"/>
    <w:rsid w:val="00007050"/>
    <w:rsid w:val="000076E1"/>
    <w:rsid w:val="00007A3E"/>
    <w:rsid w:val="00007C03"/>
    <w:rsid w:val="0001101C"/>
    <w:rsid w:val="00011300"/>
    <w:rsid w:val="000116CA"/>
    <w:rsid w:val="00011C4D"/>
    <w:rsid w:val="00012643"/>
    <w:rsid w:val="00012E3D"/>
    <w:rsid w:val="0001568E"/>
    <w:rsid w:val="00015841"/>
    <w:rsid w:val="00016682"/>
    <w:rsid w:val="000167B3"/>
    <w:rsid w:val="00016ADF"/>
    <w:rsid w:val="00020E89"/>
    <w:rsid w:val="00021654"/>
    <w:rsid w:val="000259AB"/>
    <w:rsid w:val="00026090"/>
    <w:rsid w:val="00026E15"/>
    <w:rsid w:val="00026FBE"/>
    <w:rsid w:val="0003021C"/>
    <w:rsid w:val="000302DB"/>
    <w:rsid w:val="0003042F"/>
    <w:rsid w:val="00031165"/>
    <w:rsid w:val="00031E25"/>
    <w:rsid w:val="00031F31"/>
    <w:rsid w:val="000341AA"/>
    <w:rsid w:val="00034783"/>
    <w:rsid w:val="000352A4"/>
    <w:rsid w:val="00035618"/>
    <w:rsid w:val="00035D61"/>
    <w:rsid w:val="00036F94"/>
    <w:rsid w:val="000403B4"/>
    <w:rsid w:val="000403D7"/>
    <w:rsid w:val="000418B0"/>
    <w:rsid w:val="00043141"/>
    <w:rsid w:val="00044590"/>
    <w:rsid w:val="00044CEC"/>
    <w:rsid w:val="00044E60"/>
    <w:rsid w:val="00046867"/>
    <w:rsid w:val="000479AC"/>
    <w:rsid w:val="00047D88"/>
    <w:rsid w:val="00051E3B"/>
    <w:rsid w:val="00053CCF"/>
    <w:rsid w:val="00054899"/>
    <w:rsid w:val="00054F3F"/>
    <w:rsid w:val="000557D7"/>
    <w:rsid w:val="00060CA9"/>
    <w:rsid w:val="00061494"/>
    <w:rsid w:val="000627BD"/>
    <w:rsid w:val="0006327B"/>
    <w:rsid w:val="000646AF"/>
    <w:rsid w:val="00064D17"/>
    <w:rsid w:val="000651CF"/>
    <w:rsid w:val="0006528C"/>
    <w:rsid w:val="000659F6"/>
    <w:rsid w:val="00066AD3"/>
    <w:rsid w:val="00067CBB"/>
    <w:rsid w:val="0007198C"/>
    <w:rsid w:val="00071F7A"/>
    <w:rsid w:val="00072882"/>
    <w:rsid w:val="00073795"/>
    <w:rsid w:val="0007451F"/>
    <w:rsid w:val="00074E3E"/>
    <w:rsid w:val="00074E71"/>
    <w:rsid w:val="000757B4"/>
    <w:rsid w:val="00075882"/>
    <w:rsid w:val="00076093"/>
    <w:rsid w:val="000763A8"/>
    <w:rsid w:val="00077CFC"/>
    <w:rsid w:val="000804FE"/>
    <w:rsid w:val="0008051E"/>
    <w:rsid w:val="00081075"/>
    <w:rsid w:val="000813C1"/>
    <w:rsid w:val="00082324"/>
    <w:rsid w:val="0008247B"/>
    <w:rsid w:val="00082884"/>
    <w:rsid w:val="0008374C"/>
    <w:rsid w:val="00083EC9"/>
    <w:rsid w:val="000844D8"/>
    <w:rsid w:val="00084570"/>
    <w:rsid w:val="00085162"/>
    <w:rsid w:val="00085753"/>
    <w:rsid w:val="00085B1A"/>
    <w:rsid w:val="00085BCA"/>
    <w:rsid w:val="0008677C"/>
    <w:rsid w:val="00087593"/>
    <w:rsid w:val="00087B63"/>
    <w:rsid w:val="0009054B"/>
    <w:rsid w:val="000914C9"/>
    <w:rsid w:val="00092738"/>
    <w:rsid w:val="00093CE9"/>
    <w:rsid w:val="0009407C"/>
    <w:rsid w:val="00095530"/>
    <w:rsid w:val="000955E6"/>
    <w:rsid w:val="000970FF"/>
    <w:rsid w:val="00097BA0"/>
    <w:rsid w:val="000A1EE2"/>
    <w:rsid w:val="000A2194"/>
    <w:rsid w:val="000A3F7F"/>
    <w:rsid w:val="000A4285"/>
    <w:rsid w:val="000A580F"/>
    <w:rsid w:val="000A64A0"/>
    <w:rsid w:val="000A6800"/>
    <w:rsid w:val="000A6FE3"/>
    <w:rsid w:val="000B05E8"/>
    <w:rsid w:val="000B0800"/>
    <w:rsid w:val="000B3629"/>
    <w:rsid w:val="000B50E5"/>
    <w:rsid w:val="000B695C"/>
    <w:rsid w:val="000B6B0E"/>
    <w:rsid w:val="000B7743"/>
    <w:rsid w:val="000B7DCC"/>
    <w:rsid w:val="000C0181"/>
    <w:rsid w:val="000C0CB9"/>
    <w:rsid w:val="000C1273"/>
    <w:rsid w:val="000C41C6"/>
    <w:rsid w:val="000C4BF9"/>
    <w:rsid w:val="000C672D"/>
    <w:rsid w:val="000C7269"/>
    <w:rsid w:val="000D0406"/>
    <w:rsid w:val="000D0460"/>
    <w:rsid w:val="000D1331"/>
    <w:rsid w:val="000D2F92"/>
    <w:rsid w:val="000D30A6"/>
    <w:rsid w:val="000D347D"/>
    <w:rsid w:val="000D3C17"/>
    <w:rsid w:val="000D40D9"/>
    <w:rsid w:val="000D4422"/>
    <w:rsid w:val="000D49BE"/>
    <w:rsid w:val="000D4CF8"/>
    <w:rsid w:val="000D5925"/>
    <w:rsid w:val="000D5F4A"/>
    <w:rsid w:val="000D6191"/>
    <w:rsid w:val="000D7C6D"/>
    <w:rsid w:val="000D7ECD"/>
    <w:rsid w:val="000E086C"/>
    <w:rsid w:val="000E0881"/>
    <w:rsid w:val="000E2187"/>
    <w:rsid w:val="000E339F"/>
    <w:rsid w:val="000E365B"/>
    <w:rsid w:val="000E6179"/>
    <w:rsid w:val="000E61CA"/>
    <w:rsid w:val="000E6B00"/>
    <w:rsid w:val="000F004D"/>
    <w:rsid w:val="000F01E9"/>
    <w:rsid w:val="000F0BCE"/>
    <w:rsid w:val="000F0F30"/>
    <w:rsid w:val="000F1222"/>
    <w:rsid w:val="000F159D"/>
    <w:rsid w:val="000F27A5"/>
    <w:rsid w:val="00102289"/>
    <w:rsid w:val="001030D8"/>
    <w:rsid w:val="00103223"/>
    <w:rsid w:val="00104934"/>
    <w:rsid w:val="00107473"/>
    <w:rsid w:val="00107837"/>
    <w:rsid w:val="00110609"/>
    <w:rsid w:val="00110E55"/>
    <w:rsid w:val="001112F8"/>
    <w:rsid w:val="00112209"/>
    <w:rsid w:val="0011294C"/>
    <w:rsid w:val="00112A13"/>
    <w:rsid w:val="001130D9"/>
    <w:rsid w:val="00113E87"/>
    <w:rsid w:val="001140C6"/>
    <w:rsid w:val="001144D0"/>
    <w:rsid w:val="001147CF"/>
    <w:rsid w:val="001152F5"/>
    <w:rsid w:val="00117F9B"/>
    <w:rsid w:val="00120AAC"/>
    <w:rsid w:val="00120CCB"/>
    <w:rsid w:val="001216C4"/>
    <w:rsid w:val="00122143"/>
    <w:rsid w:val="00122166"/>
    <w:rsid w:val="001221ED"/>
    <w:rsid w:val="00122DAB"/>
    <w:rsid w:val="0012445F"/>
    <w:rsid w:val="00124A87"/>
    <w:rsid w:val="001252A2"/>
    <w:rsid w:val="00125D1E"/>
    <w:rsid w:val="00125E04"/>
    <w:rsid w:val="00125EDE"/>
    <w:rsid w:val="00126BEA"/>
    <w:rsid w:val="0012720B"/>
    <w:rsid w:val="001305A3"/>
    <w:rsid w:val="0013072A"/>
    <w:rsid w:val="001308CF"/>
    <w:rsid w:val="00131D89"/>
    <w:rsid w:val="00131E9E"/>
    <w:rsid w:val="0013239C"/>
    <w:rsid w:val="001326EC"/>
    <w:rsid w:val="00133B4F"/>
    <w:rsid w:val="00135D03"/>
    <w:rsid w:val="001364B4"/>
    <w:rsid w:val="00137612"/>
    <w:rsid w:val="00140010"/>
    <w:rsid w:val="00140127"/>
    <w:rsid w:val="00141BBE"/>
    <w:rsid w:val="00142461"/>
    <w:rsid w:val="001425FD"/>
    <w:rsid w:val="001429ED"/>
    <w:rsid w:val="00142DB1"/>
    <w:rsid w:val="00142F57"/>
    <w:rsid w:val="001438B3"/>
    <w:rsid w:val="00143F5F"/>
    <w:rsid w:val="0014468C"/>
    <w:rsid w:val="001448E2"/>
    <w:rsid w:val="00145E68"/>
    <w:rsid w:val="00145FAB"/>
    <w:rsid w:val="0014638D"/>
    <w:rsid w:val="001464DB"/>
    <w:rsid w:val="00146E6E"/>
    <w:rsid w:val="00147E88"/>
    <w:rsid w:val="00152B0A"/>
    <w:rsid w:val="00153F25"/>
    <w:rsid w:val="0015468A"/>
    <w:rsid w:val="00155502"/>
    <w:rsid w:val="00157703"/>
    <w:rsid w:val="00160F48"/>
    <w:rsid w:val="001622E3"/>
    <w:rsid w:val="00165D2E"/>
    <w:rsid w:val="00167780"/>
    <w:rsid w:val="00172435"/>
    <w:rsid w:val="00173200"/>
    <w:rsid w:val="00174FF2"/>
    <w:rsid w:val="00175511"/>
    <w:rsid w:val="00175C1C"/>
    <w:rsid w:val="00176F78"/>
    <w:rsid w:val="001774C4"/>
    <w:rsid w:val="00181AFA"/>
    <w:rsid w:val="00182763"/>
    <w:rsid w:val="00182E6D"/>
    <w:rsid w:val="00183E3C"/>
    <w:rsid w:val="001845E8"/>
    <w:rsid w:val="001852FF"/>
    <w:rsid w:val="0018709B"/>
    <w:rsid w:val="001871EE"/>
    <w:rsid w:val="00187D05"/>
    <w:rsid w:val="00187EDA"/>
    <w:rsid w:val="001904AC"/>
    <w:rsid w:val="00190F52"/>
    <w:rsid w:val="00191102"/>
    <w:rsid w:val="00191275"/>
    <w:rsid w:val="00192A47"/>
    <w:rsid w:val="001945BF"/>
    <w:rsid w:val="00194939"/>
    <w:rsid w:val="00194D5C"/>
    <w:rsid w:val="00194EC5"/>
    <w:rsid w:val="00195AD3"/>
    <w:rsid w:val="00197348"/>
    <w:rsid w:val="001A0754"/>
    <w:rsid w:val="001A15FC"/>
    <w:rsid w:val="001A163F"/>
    <w:rsid w:val="001A2603"/>
    <w:rsid w:val="001A2B53"/>
    <w:rsid w:val="001A30A9"/>
    <w:rsid w:val="001A322C"/>
    <w:rsid w:val="001A4967"/>
    <w:rsid w:val="001A527F"/>
    <w:rsid w:val="001A5875"/>
    <w:rsid w:val="001A60B1"/>
    <w:rsid w:val="001A62FF"/>
    <w:rsid w:val="001A631F"/>
    <w:rsid w:val="001B040A"/>
    <w:rsid w:val="001B0420"/>
    <w:rsid w:val="001B0BD8"/>
    <w:rsid w:val="001B0D38"/>
    <w:rsid w:val="001B0DB2"/>
    <w:rsid w:val="001B13F4"/>
    <w:rsid w:val="001B1516"/>
    <w:rsid w:val="001B2579"/>
    <w:rsid w:val="001B332C"/>
    <w:rsid w:val="001B3779"/>
    <w:rsid w:val="001B3F9E"/>
    <w:rsid w:val="001B40C8"/>
    <w:rsid w:val="001B49BF"/>
    <w:rsid w:val="001B4DCA"/>
    <w:rsid w:val="001B53F8"/>
    <w:rsid w:val="001B595A"/>
    <w:rsid w:val="001B6A24"/>
    <w:rsid w:val="001B6BA4"/>
    <w:rsid w:val="001B6FF5"/>
    <w:rsid w:val="001B7B46"/>
    <w:rsid w:val="001C0ACC"/>
    <w:rsid w:val="001C0EC2"/>
    <w:rsid w:val="001C1475"/>
    <w:rsid w:val="001C4697"/>
    <w:rsid w:val="001C4D80"/>
    <w:rsid w:val="001C6B2F"/>
    <w:rsid w:val="001C7BEE"/>
    <w:rsid w:val="001D05D2"/>
    <w:rsid w:val="001D0868"/>
    <w:rsid w:val="001D20B9"/>
    <w:rsid w:val="001D34DD"/>
    <w:rsid w:val="001D5C52"/>
    <w:rsid w:val="001D5F5B"/>
    <w:rsid w:val="001D7698"/>
    <w:rsid w:val="001D7F89"/>
    <w:rsid w:val="001E13D7"/>
    <w:rsid w:val="001E21BF"/>
    <w:rsid w:val="001E6BEF"/>
    <w:rsid w:val="001F07E9"/>
    <w:rsid w:val="001F0B9A"/>
    <w:rsid w:val="001F0D98"/>
    <w:rsid w:val="001F1844"/>
    <w:rsid w:val="001F25F8"/>
    <w:rsid w:val="001F4360"/>
    <w:rsid w:val="001F4C3D"/>
    <w:rsid w:val="001F568A"/>
    <w:rsid w:val="001F5B4E"/>
    <w:rsid w:val="001F6102"/>
    <w:rsid w:val="00200953"/>
    <w:rsid w:val="00201BD4"/>
    <w:rsid w:val="00202E61"/>
    <w:rsid w:val="002044AB"/>
    <w:rsid w:val="00206897"/>
    <w:rsid w:val="00210093"/>
    <w:rsid w:val="002116E8"/>
    <w:rsid w:val="00211CB3"/>
    <w:rsid w:val="00211CD0"/>
    <w:rsid w:val="0021295D"/>
    <w:rsid w:val="00212EA6"/>
    <w:rsid w:val="00213BA9"/>
    <w:rsid w:val="002146B3"/>
    <w:rsid w:val="002159AA"/>
    <w:rsid w:val="00216742"/>
    <w:rsid w:val="0021716D"/>
    <w:rsid w:val="002173F8"/>
    <w:rsid w:val="002215DA"/>
    <w:rsid w:val="00222DBD"/>
    <w:rsid w:val="00223FB2"/>
    <w:rsid w:val="00224362"/>
    <w:rsid w:val="00224C3E"/>
    <w:rsid w:val="00225689"/>
    <w:rsid w:val="00226425"/>
    <w:rsid w:val="00227717"/>
    <w:rsid w:val="00227DE2"/>
    <w:rsid w:val="002301E4"/>
    <w:rsid w:val="00230373"/>
    <w:rsid w:val="00234361"/>
    <w:rsid w:val="0023455E"/>
    <w:rsid w:val="00234A61"/>
    <w:rsid w:val="00235486"/>
    <w:rsid w:val="00236055"/>
    <w:rsid w:val="00236B42"/>
    <w:rsid w:val="00236D41"/>
    <w:rsid w:val="0024009E"/>
    <w:rsid w:val="00240C04"/>
    <w:rsid w:val="00242709"/>
    <w:rsid w:val="002427E8"/>
    <w:rsid w:val="00243689"/>
    <w:rsid w:val="00245106"/>
    <w:rsid w:val="00245DA0"/>
    <w:rsid w:val="002479A2"/>
    <w:rsid w:val="002501F2"/>
    <w:rsid w:val="00250488"/>
    <w:rsid w:val="00250A44"/>
    <w:rsid w:val="00251AEE"/>
    <w:rsid w:val="00252638"/>
    <w:rsid w:val="00254228"/>
    <w:rsid w:val="0025433E"/>
    <w:rsid w:val="00255B46"/>
    <w:rsid w:val="002561E7"/>
    <w:rsid w:val="002572EC"/>
    <w:rsid w:val="00257A45"/>
    <w:rsid w:val="00257AD0"/>
    <w:rsid w:val="002618E4"/>
    <w:rsid w:val="002619C2"/>
    <w:rsid w:val="00261DCF"/>
    <w:rsid w:val="00262089"/>
    <w:rsid w:val="002625F7"/>
    <w:rsid w:val="00262B12"/>
    <w:rsid w:val="00262D39"/>
    <w:rsid w:val="00262F30"/>
    <w:rsid w:val="00263FA8"/>
    <w:rsid w:val="002645F0"/>
    <w:rsid w:val="002646DD"/>
    <w:rsid w:val="002647AD"/>
    <w:rsid w:val="00264A1C"/>
    <w:rsid w:val="00266FAE"/>
    <w:rsid w:val="002677F3"/>
    <w:rsid w:val="00267F07"/>
    <w:rsid w:val="00271327"/>
    <w:rsid w:val="002733CF"/>
    <w:rsid w:val="002734D5"/>
    <w:rsid w:val="00273D4E"/>
    <w:rsid w:val="002749DC"/>
    <w:rsid w:val="002755BF"/>
    <w:rsid w:val="00277B25"/>
    <w:rsid w:val="0028003E"/>
    <w:rsid w:val="0028088B"/>
    <w:rsid w:val="00280BB9"/>
    <w:rsid w:val="00280C2E"/>
    <w:rsid w:val="00280DFA"/>
    <w:rsid w:val="0028153F"/>
    <w:rsid w:val="0028391E"/>
    <w:rsid w:val="00284289"/>
    <w:rsid w:val="00284BE3"/>
    <w:rsid w:val="00284C3E"/>
    <w:rsid w:val="00284DAE"/>
    <w:rsid w:val="00285AAE"/>
    <w:rsid w:val="002860F3"/>
    <w:rsid w:val="00286B92"/>
    <w:rsid w:val="00290308"/>
    <w:rsid w:val="00290693"/>
    <w:rsid w:val="00291F23"/>
    <w:rsid w:val="0029280A"/>
    <w:rsid w:val="0029483E"/>
    <w:rsid w:val="00294CFB"/>
    <w:rsid w:val="00296047"/>
    <w:rsid w:val="00296787"/>
    <w:rsid w:val="002A1498"/>
    <w:rsid w:val="002A2B31"/>
    <w:rsid w:val="002A4D02"/>
    <w:rsid w:val="002A4D51"/>
    <w:rsid w:val="002A5636"/>
    <w:rsid w:val="002A70FB"/>
    <w:rsid w:val="002A7D55"/>
    <w:rsid w:val="002B036A"/>
    <w:rsid w:val="002B2027"/>
    <w:rsid w:val="002B2BA0"/>
    <w:rsid w:val="002B59F6"/>
    <w:rsid w:val="002B62AA"/>
    <w:rsid w:val="002C0E34"/>
    <w:rsid w:val="002C1798"/>
    <w:rsid w:val="002C4EE9"/>
    <w:rsid w:val="002C508C"/>
    <w:rsid w:val="002C5745"/>
    <w:rsid w:val="002C6F08"/>
    <w:rsid w:val="002D0D44"/>
    <w:rsid w:val="002D0D4D"/>
    <w:rsid w:val="002D15A8"/>
    <w:rsid w:val="002D2203"/>
    <w:rsid w:val="002D417C"/>
    <w:rsid w:val="002D4784"/>
    <w:rsid w:val="002D4DF3"/>
    <w:rsid w:val="002D4E0B"/>
    <w:rsid w:val="002D50D0"/>
    <w:rsid w:val="002D594B"/>
    <w:rsid w:val="002D6668"/>
    <w:rsid w:val="002D6D80"/>
    <w:rsid w:val="002D6D86"/>
    <w:rsid w:val="002E0641"/>
    <w:rsid w:val="002E08C3"/>
    <w:rsid w:val="002E186B"/>
    <w:rsid w:val="002E1ACA"/>
    <w:rsid w:val="002E280E"/>
    <w:rsid w:val="002E2EEF"/>
    <w:rsid w:val="002E30E1"/>
    <w:rsid w:val="002E311B"/>
    <w:rsid w:val="002E407A"/>
    <w:rsid w:val="002E4459"/>
    <w:rsid w:val="002E6F1F"/>
    <w:rsid w:val="002E752F"/>
    <w:rsid w:val="002F1123"/>
    <w:rsid w:val="002F2297"/>
    <w:rsid w:val="002F2834"/>
    <w:rsid w:val="002F2A32"/>
    <w:rsid w:val="002F2AE2"/>
    <w:rsid w:val="002F3FB4"/>
    <w:rsid w:val="002F4524"/>
    <w:rsid w:val="002F6636"/>
    <w:rsid w:val="002F6A4B"/>
    <w:rsid w:val="002F7ED2"/>
    <w:rsid w:val="002F7EF6"/>
    <w:rsid w:val="002F7FE7"/>
    <w:rsid w:val="0030158E"/>
    <w:rsid w:val="0030222A"/>
    <w:rsid w:val="00302C29"/>
    <w:rsid w:val="003041A3"/>
    <w:rsid w:val="00304EF8"/>
    <w:rsid w:val="0030594A"/>
    <w:rsid w:val="003100DF"/>
    <w:rsid w:val="00310169"/>
    <w:rsid w:val="00310A98"/>
    <w:rsid w:val="00310B8C"/>
    <w:rsid w:val="003114C0"/>
    <w:rsid w:val="00311977"/>
    <w:rsid w:val="0031325E"/>
    <w:rsid w:val="0031374A"/>
    <w:rsid w:val="00313AA4"/>
    <w:rsid w:val="0031475B"/>
    <w:rsid w:val="003149BD"/>
    <w:rsid w:val="00315381"/>
    <w:rsid w:val="0031639C"/>
    <w:rsid w:val="00317240"/>
    <w:rsid w:val="00320740"/>
    <w:rsid w:val="00321857"/>
    <w:rsid w:val="00322012"/>
    <w:rsid w:val="00322384"/>
    <w:rsid w:val="00322F15"/>
    <w:rsid w:val="003232FE"/>
    <w:rsid w:val="00323E59"/>
    <w:rsid w:val="00324DFB"/>
    <w:rsid w:val="00325B7E"/>
    <w:rsid w:val="00330450"/>
    <w:rsid w:val="00330A73"/>
    <w:rsid w:val="00331006"/>
    <w:rsid w:val="00331206"/>
    <w:rsid w:val="00331E1B"/>
    <w:rsid w:val="0033382D"/>
    <w:rsid w:val="00333847"/>
    <w:rsid w:val="00333D00"/>
    <w:rsid w:val="00334222"/>
    <w:rsid w:val="003348FB"/>
    <w:rsid w:val="00336086"/>
    <w:rsid w:val="00336F60"/>
    <w:rsid w:val="00337FF9"/>
    <w:rsid w:val="00340073"/>
    <w:rsid w:val="0034085E"/>
    <w:rsid w:val="00340E6A"/>
    <w:rsid w:val="00341280"/>
    <w:rsid w:val="0034186F"/>
    <w:rsid w:val="0034204A"/>
    <w:rsid w:val="00342144"/>
    <w:rsid w:val="003423A4"/>
    <w:rsid w:val="00342E56"/>
    <w:rsid w:val="003439D4"/>
    <w:rsid w:val="00344A39"/>
    <w:rsid w:val="00344CCC"/>
    <w:rsid w:val="003455BB"/>
    <w:rsid w:val="00345931"/>
    <w:rsid w:val="0035080D"/>
    <w:rsid w:val="00350A09"/>
    <w:rsid w:val="00350C65"/>
    <w:rsid w:val="00351830"/>
    <w:rsid w:val="003529A0"/>
    <w:rsid w:val="00353C5D"/>
    <w:rsid w:val="00354872"/>
    <w:rsid w:val="003559A7"/>
    <w:rsid w:val="00356741"/>
    <w:rsid w:val="00357708"/>
    <w:rsid w:val="00360528"/>
    <w:rsid w:val="003605EE"/>
    <w:rsid w:val="00361277"/>
    <w:rsid w:val="00361635"/>
    <w:rsid w:val="0036293B"/>
    <w:rsid w:val="003638EC"/>
    <w:rsid w:val="00363B90"/>
    <w:rsid w:val="00364527"/>
    <w:rsid w:val="003659C2"/>
    <w:rsid w:val="0036674E"/>
    <w:rsid w:val="00366824"/>
    <w:rsid w:val="00366DA5"/>
    <w:rsid w:val="00367A0B"/>
    <w:rsid w:val="003707D0"/>
    <w:rsid w:val="00370991"/>
    <w:rsid w:val="003714BF"/>
    <w:rsid w:val="00371E32"/>
    <w:rsid w:val="00373935"/>
    <w:rsid w:val="003743E1"/>
    <w:rsid w:val="003755E7"/>
    <w:rsid w:val="003759AB"/>
    <w:rsid w:val="003761B0"/>
    <w:rsid w:val="00377076"/>
    <w:rsid w:val="00377C35"/>
    <w:rsid w:val="00380360"/>
    <w:rsid w:val="00381AEE"/>
    <w:rsid w:val="003820DE"/>
    <w:rsid w:val="00382FDC"/>
    <w:rsid w:val="003842AB"/>
    <w:rsid w:val="00385F95"/>
    <w:rsid w:val="00386C42"/>
    <w:rsid w:val="003871EF"/>
    <w:rsid w:val="00387CB8"/>
    <w:rsid w:val="00390B3A"/>
    <w:rsid w:val="003915DC"/>
    <w:rsid w:val="0039374C"/>
    <w:rsid w:val="00393B77"/>
    <w:rsid w:val="00396886"/>
    <w:rsid w:val="00396A66"/>
    <w:rsid w:val="003972D4"/>
    <w:rsid w:val="003A1429"/>
    <w:rsid w:val="003A16A2"/>
    <w:rsid w:val="003A2085"/>
    <w:rsid w:val="003A2602"/>
    <w:rsid w:val="003A39D1"/>
    <w:rsid w:val="003A3C8A"/>
    <w:rsid w:val="003A46CF"/>
    <w:rsid w:val="003A49A8"/>
    <w:rsid w:val="003A4E82"/>
    <w:rsid w:val="003A6A3A"/>
    <w:rsid w:val="003A7522"/>
    <w:rsid w:val="003A77EA"/>
    <w:rsid w:val="003A7EEE"/>
    <w:rsid w:val="003B0157"/>
    <w:rsid w:val="003B0657"/>
    <w:rsid w:val="003B066B"/>
    <w:rsid w:val="003B0A20"/>
    <w:rsid w:val="003B12DD"/>
    <w:rsid w:val="003B2D59"/>
    <w:rsid w:val="003B2F8E"/>
    <w:rsid w:val="003B3FAE"/>
    <w:rsid w:val="003B40CF"/>
    <w:rsid w:val="003B44C4"/>
    <w:rsid w:val="003B58CB"/>
    <w:rsid w:val="003B6677"/>
    <w:rsid w:val="003C1102"/>
    <w:rsid w:val="003C16C5"/>
    <w:rsid w:val="003C2259"/>
    <w:rsid w:val="003C2CF5"/>
    <w:rsid w:val="003C309D"/>
    <w:rsid w:val="003C3BEF"/>
    <w:rsid w:val="003C45B0"/>
    <w:rsid w:val="003C4628"/>
    <w:rsid w:val="003C640A"/>
    <w:rsid w:val="003C67D6"/>
    <w:rsid w:val="003C6854"/>
    <w:rsid w:val="003C6BA3"/>
    <w:rsid w:val="003C7646"/>
    <w:rsid w:val="003D0282"/>
    <w:rsid w:val="003D096C"/>
    <w:rsid w:val="003D0BD4"/>
    <w:rsid w:val="003D2B2A"/>
    <w:rsid w:val="003D2E33"/>
    <w:rsid w:val="003D2F0D"/>
    <w:rsid w:val="003D44F3"/>
    <w:rsid w:val="003D5541"/>
    <w:rsid w:val="003D5634"/>
    <w:rsid w:val="003D6E74"/>
    <w:rsid w:val="003E07C0"/>
    <w:rsid w:val="003E0E02"/>
    <w:rsid w:val="003E172F"/>
    <w:rsid w:val="003E3140"/>
    <w:rsid w:val="003E35E1"/>
    <w:rsid w:val="003E6314"/>
    <w:rsid w:val="003E6CD6"/>
    <w:rsid w:val="003F0456"/>
    <w:rsid w:val="003F07C0"/>
    <w:rsid w:val="003F1A45"/>
    <w:rsid w:val="003F312C"/>
    <w:rsid w:val="003F37F2"/>
    <w:rsid w:val="003F43A2"/>
    <w:rsid w:val="003F469C"/>
    <w:rsid w:val="003F6E6C"/>
    <w:rsid w:val="004006D3"/>
    <w:rsid w:val="00400818"/>
    <w:rsid w:val="00402605"/>
    <w:rsid w:val="00402819"/>
    <w:rsid w:val="00405402"/>
    <w:rsid w:val="0041056D"/>
    <w:rsid w:val="0041083C"/>
    <w:rsid w:val="00410A58"/>
    <w:rsid w:val="00411635"/>
    <w:rsid w:val="00411B64"/>
    <w:rsid w:val="0041224B"/>
    <w:rsid w:val="00412C13"/>
    <w:rsid w:val="004142A5"/>
    <w:rsid w:val="004143BE"/>
    <w:rsid w:val="00416FF8"/>
    <w:rsid w:val="00417B83"/>
    <w:rsid w:val="00417F04"/>
    <w:rsid w:val="00420CB1"/>
    <w:rsid w:val="00421157"/>
    <w:rsid w:val="004213B0"/>
    <w:rsid w:val="00422D32"/>
    <w:rsid w:val="0042439B"/>
    <w:rsid w:val="0042566D"/>
    <w:rsid w:val="0042572D"/>
    <w:rsid w:val="004260FC"/>
    <w:rsid w:val="0042696E"/>
    <w:rsid w:val="00426F12"/>
    <w:rsid w:val="004302C0"/>
    <w:rsid w:val="00430618"/>
    <w:rsid w:val="00431347"/>
    <w:rsid w:val="00432E0E"/>
    <w:rsid w:val="00433D34"/>
    <w:rsid w:val="00436B41"/>
    <w:rsid w:val="00436CD8"/>
    <w:rsid w:val="0043784B"/>
    <w:rsid w:val="004402E3"/>
    <w:rsid w:val="00440534"/>
    <w:rsid w:val="004407A2"/>
    <w:rsid w:val="004425DE"/>
    <w:rsid w:val="00442AB4"/>
    <w:rsid w:val="00443027"/>
    <w:rsid w:val="004435C3"/>
    <w:rsid w:val="00443A53"/>
    <w:rsid w:val="00444E2A"/>
    <w:rsid w:val="004450E2"/>
    <w:rsid w:val="00445786"/>
    <w:rsid w:val="0044609C"/>
    <w:rsid w:val="004508E1"/>
    <w:rsid w:val="004514E6"/>
    <w:rsid w:val="00451C25"/>
    <w:rsid w:val="00451FD5"/>
    <w:rsid w:val="00452945"/>
    <w:rsid w:val="00452C2D"/>
    <w:rsid w:val="0045545C"/>
    <w:rsid w:val="0045606F"/>
    <w:rsid w:val="004573B5"/>
    <w:rsid w:val="00460AA2"/>
    <w:rsid w:val="00461122"/>
    <w:rsid w:val="004612EB"/>
    <w:rsid w:val="00461B44"/>
    <w:rsid w:val="00463D74"/>
    <w:rsid w:val="00464985"/>
    <w:rsid w:val="00464CF6"/>
    <w:rsid w:val="004659AC"/>
    <w:rsid w:val="00465F4C"/>
    <w:rsid w:val="00467550"/>
    <w:rsid w:val="0046759D"/>
    <w:rsid w:val="004677C7"/>
    <w:rsid w:val="00470E38"/>
    <w:rsid w:val="00471368"/>
    <w:rsid w:val="0047237F"/>
    <w:rsid w:val="0047336F"/>
    <w:rsid w:val="004764CD"/>
    <w:rsid w:val="00476C68"/>
    <w:rsid w:val="0047714E"/>
    <w:rsid w:val="004800F5"/>
    <w:rsid w:val="00482199"/>
    <w:rsid w:val="00482685"/>
    <w:rsid w:val="00482E67"/>
    <w:rsid w:val="00482F40"/>
    <w:rsid w:val="0048498D"/>
    <w:rsid w:val="00490269"/>
    <w:rsid w:val="004919E3"/>
    <w:rsid w:val="0049230E"/>
    <w:rsid w:val="00493184"/>
    <w:rsid w:val="00495BD9"/>
    <w:rsid w:val="0049634B"/>
    <w:rsid w:val="00496AEE"/>
    <w:rsid w:val="004A00BB"/>
    <w:rsid w:val="004A0980"/>
    <w:rsid w:val="004A10B6"/>
    <w:rsid w:val="004A3DC4"/>
    <w:rsid w:val="004A58AE"/>
    <w:rsid w:val="004A6E5F"/>
    <w:rsid w:val="004B005C"/>
    <w:rsid w:val="004B02A1"/>
    <w:rsid w:val="004B074A"/>
    <w:rsid w:val="004B101D"/>
    <w:rsid w:val="004B1229"/>
    <w:rsid w:val="004B128A"/>
    <w:rsid w:val="004B17B1"/>
    <w:rsid w:val="004B1879"/>
    <w:rsid w:val="004B2359"/>
    <w:rsid w:val="004B2BB6"/>
    <w:rsid w:val="004B3E9B"/>
    <w:rsid w:val="004B4069"/>
    <w:rsid w:val="004B4847"/>
    <w:rsid w:val="004B4E48"/>
    <w:rsid w:val="004B693D"/>
    <w:rsid w:val="004B74A0"/>
    <w:rsid w:val="004B7E18"/>
    <w:rsid w:val="004B7F2F"/>
    <w:rsid w:val="004C10A4"/>
    <w:rsid w:val="004C1894"/>
    <w:rsid w:val="004C3EE7"/>
    <w:rsid w:val="004C40BD"/>
    <w:rsid w:val="004C4A19"/>
    <w:rsid w:val="004C5007"/>
    <w:rsid w:val="004C50F6"/>
    <w:rsid w:val="004C5339"/>
    <w:rsid w:val="004C56B6"/>
    <w:rsid w:val="004C599F"/>
    <w:rsid w:val="004C5AFF"/>
    <w:rsid w:val="004C6A43"/>
    <w:rsid w:val="004C70B6"/>
    <w:rsid w:val="004C7ED4"/>
    <w:rsid w:val="004C7FBA"/>
    <w:rsid w:val="004D197D"/>
    <w:rsid w:val="004D1C25"/>
    <w:rsid w:val="004D1C30"/>
    <w:rsid w:val="004D29D0"/>
    <w:rsid w:val="004D2A68"/>
    <w:rsid w:val="004D36BB"/>
    <w:rsid w:val="004D3F0E"/>
    <w:rsid w:val="004D4BDA"/>
    <w:rsid w:val="004D5917"/>
    <w:rsid w:val="004D593B"/>
    <w:rsid w:val="004D5F92"/>
    <w:rsid w:val="004D6C2D"/>
    <w:rsid w:val="004D6FD1"/>
    <w:rsid w:val="004D73C5"/>
    <w:rsid w:val="004E026D"/>
    <w:rsid w:val="004E07E4"/>
    <w:rsid w:val="004E1564"/>
    <w:rsid w:val="004E1860"/>
    <w:rsid w:val="004E2EA2"/>
    <w:rsid w:val="004E332F"/>
    <w:rsid w:val="004E37B2"/>
    <w:rsid w:val="004E52E3"/>
    <w:rsid w:val="004E6F56"/>
    <w:rsid w:val="004F0928"/>
    <w:rsid w:val="004F11AE"/>
    <w:rsid w:val="004F2517"/>
    <w:rsid w:val="004F32D2"/>
    <w:rsid w:val="004F3891"/>
    <w:rsid w:val="004F6E17"/>
    <w:rsid w:val="004F7A9C"/>
    <w:rsid w:val="00500B8F"/>
    <w:rsid w:val="005017DC"/>
    <w:rsid w:val="00501D51"/>
    <w:rsid w:val="005023E8"/>
    <w:rsid w:val="00502852"/>
    <w:rsid w:val="00502DA1"/>
    <w:rsid w:val="0050338E"/>
    <w:rsid w:val="00504D0F"/>
    <w:rsid w:val="00504E2A"/>
    <w:rsid w:val="00505264"/>
    <w:rsid w:val="0050585A"/>
    <w:rsid w:val="00505BB7"/>
    <w:rsid w:val="0050662D"/>
    <w:rsid w:val="005068C4"/>
    <w:rsid w:val="00506A8B"/>
    <w:rsid w:val="00506AA5"/>
    <w:rsid w:val="005074D3"/>
    <w:rsid w:val="00507F8A"/>
    <w:rsid w:val="0051064F"/>
    <w:rsid w:val="00510970"/>
    <w:rsid w:val="00510D6F"/>
    <w:rsid w:val="00512588"/>
    <w:rsid w:val="00515931"/>
    <w:rsid w:val="00516059"/>
    <w:rsid w:val="0051639C"/>
    <w:rsid w:val="005173C2"/>
    <w:rsid w:val="00517454"/>
    <w:rsid w:val="00520474"/>
    <w:rsid w:val="005207D7"/>
    <w:rsid w:val="005215FB"/>
    <w:rsid w:val="00522A2D"/>
    <w:rsid w:val="00523CDB"/>
    <w:rsid w:val="0052407E"/>
    <w:rsid w:val="005240AF"/>
    <w:rsid w:val="005245BC"/>
    <w:rsid w:val="005246E0"/>
    <w:rsid w:val="0052567B"/>
    <w:rsid w:val="00525E9C"/>
    <w:rsid w:val="005261A5"/>
    <w:rsid w:val="00527ED0"/>
    <w:rsid w:val="0053065B"/>
    <w:rsid w:val="0053175C"/>
    <w:rsid w:val="005329A8"/>
    <w:rsid w:val="00533029"/>
    <w:rsid w:val="00534CF5"/>
    <w:rsid w:val="00535036"/>
    <w:rsid w:val="00535667"/>
    <w:rsid w:val="0053568D"/>
    <w:rsid w:val="00535C9E"/>
    <w:rsid w:val="005370E6"/>
    <w:rsid w:val="005374EA"/>
    <w:rsid w:val="00540202"/>
    <w:rsid w:val="00540713"/>
    <w:rsid w:val="005407FD"/>
    <w:rsid w:val="00540B11"/>
    <w:rsid w:val="00541599"/>
    <w:rsid w:val="005435C7"/>
    <w:rsid w:val="00543E02"/>
    <w:rsid w:val="005441DE"/>
    <w:rsid w:val="005473FC"/>
    <w:rsid w:val="00547512"/>
    <w:rsid w:val="00547F04"/>
    <w:rsid w:val="00550218"/>
    <w:rsid w:val="00550DD3"/>
    <w:rsid w:val="0055108C"/>
    <w:rsid w:val="00552EBF"/>
    <w:rsid w:val="0055381A"/>
    <w:rsid w:val="00555234"/>
    <w:rsid w:val="005552CE"/>
    <w:rsid w:val="0055545B"/>
    <w:rsid w:val="00556604"/>
    <w:rsid w:val="005572D3"/>
    <w:rsid w:val="0055765E"/>
    <w:rsid w:val="00562DDC"/>
    <w:rsid w:val="00562FE3"/>
    <w:rsid w:val="00563234"/>
    <w:rsid w:val="005632DC"/>
    <w:rsid w:val="00563FFA"/>
    <w:rsid w:val="0056472A"/>
    <w:rsid w:val="00564D92"/>
    <w:rsid w:val="005650EE"/>
    <w:rsid w:val="00565B89"/>
    <w:rsid w:val="00567610"/>
    <w:rsid w:val="00570142"/>
    <w:rsid w:val="00570D7D"/>
    <w:rsid w:val="00570FCB"/>
    <w:rsid w:val="005715DB"/>
    <w:rsid w:val="0057176C"/>
    <w:rsid w:val="00571DF4"/>
    <w:rsid w:val="0057269A"/>
    <w:rsid w:val="00572F1F"/>
    <w:rsid w:val="00573538"/>
    <w:rsid w:val="00574373"/>
    <w:rsid w:val="005750D5"/>
    <w:rsid w:val="00575D66"/>
    <w:rsid w:val="00576CBA"/>
    <w:rsid w:val="0057719D"/>
    <w:rsid w:val="00577281"/>
    <w:rsid w:val="00577921"/>
    <w:rsid w:val="00581306"/>
    <w:rsid w:val="00581C2B"/>
    <w:rsid w:val="0058310B"/>
    <w:rsid w:val="0058458D"/>
    <w:rsid w:val="0058680C"/>
    <w:rsid w:val="005869C9"/>
    <w:rsid w:val="00586BB1"/>
    <w:rsid w:val="0059094F"/>
    <w:rsid w:val="00592B3B"/>
    <w:rsid w:val="00592BC3"/>
    <w:rsid w:val="0059478D"/>
    <w:rsid w:val="00594FA4"/>
    <w:rsid w:val="00595EAE"/>
    <w:rsid w:val="00596D58"/>
    <w:rsid w:val="005970A8"/>
    <w:rsid w:val="005A0BD4"/>
    <w:rsid w:val="005A0D29"/>
    <w:rsid w:val="005A58E4"/>
    <w:rsid w:val="005A58F3"/>
    <w:rsid w:val="005A647E"/>
    <w:rsid w:val="005A6BF8"/>
    <w:rsid w:val="005A6E28"/>
    <w:rsid w:val="005A6F14"/>
    <w:rsid w:val="005A7DC7"/>
    <w:rsid w:val="005B004A"/>
    <w:rsid w:val="005B01E8"/>
    <w:rsid w:val="005B021E"/>
    <w:rsid w:val="005B0721"/>
    <w:rsid w:val="005B0771"/>
    <w:rsid w:val="005B2B17"/>
    <w:rsid w:val="005B398C"/>
    <w:rsid w:val="005B4599"/>
    <w:rsid w:val="005B54D8"/>
    <w:rsid w:val="005B54ED"/>
    <w:rsid w:val="005B5507"/>
    <w:rsid w:val="005B5554"/>
    <w:rsid w:val="005B68C8"/>
    <w:rsid w:val="005C0827"/>
    <w:rsid w:val="005C1C72"/>
    <w:rsid w:val="005C2322"/>
    <w:rsid w:val="005C2A2E"/>
    <w:rsid w:val="005C4954"/>
    <w:rsid w:val="005C725E"/>
    <w:rsid w:val="005D0CB4"/>
    <w:rsid w:val="005D156A"/>
    <w:rsid w:val="005D1BEF"/>
    <w:rsid w:val="005D1D9C"/>
    <w:rsid w:val="005D3A40"/>
    <w:rsid w:val="005D3BA3"/>
    <w:rsid w:val="005D4256"/>
    <w:rsid w:val="005D46CA"/>
    <w:rsid w:val="005D58AF"/>
    <w:rsid w:val="005D6C79"/>
    <w:rsid w:val="005E10C1"/>
    <w:rsid w:val="005E1F5F"/>
    <w:rsid w:val="005E2C19"/>
    <w:rsid w:val="005E2E57"/>
    <w:rsid w:val="005E44E9"/>
    <w:rsid w:val="005E4AAC"/>
    <w:rsid w:val="005E6382"/>
    <w:rsid w:val="005E65A5"/>
    <w:rsid w:val="005E673A"/>
    <w:rsid w:val="005E7E4A"/>
    <w:rsid w:val="005F1E14"/>
    <w:rsid w:val="005F387A"/>
    <w:rsid w:val="005F48D4"/>
    <w:rsid w:val="005F6CA4"/>
    <w:rsid w:val="005F7014"/>
    <w:rsid w:val="005F7319"/>
    <w:rsid w:val="006006C4"/>
    <w:rsid w:val="006019D6"/>
    <w:rsid w:val="00602343"/>
    <w:rsid w:val="0060251C"/>
    <w:rsid w:val="00602591"/>
    <w:rsid w:val="00602874"/>
    <w:rsid w:val="00603062"/>
    <w:rsid w:val="006061CD"/>
    <w:rsid w:val="00606347"/>
    <w:rsid w:val="00607D4D"/>
    <w:rsid w:val="006103D7"/>
    <w:rsid w:val="006108D7"/>
    <w:rsid w:val="00610BBD"/>
    <w:rsid w:val="00610E64"/>
    <w:rsid w:val="00611066"/>
    <w:rsid w:val="00612D94"/>
    <w:rsid w:val="00613954"/>
    <w:rsid w:val="00613C6F"/>
    <w:rsid w:val="00614E0B"/>
    <w:rsid w:val="00614E62"/>
    <w:rsid w:val="00614FCC"/>
    <w:rsid w:val="006163F2"/>
    <w:rsid w:val="006165A9"/>
    <w:rsid w:val="006166A3"/>
    <w:rsid w:val="00617D26"/>
    <w:rsid w:val="00617F69"/>
    <w:rsid w:val="0062090A"/>
    <w:rsid w:val="00620ED2"/>
    <w:rsid w:val="00621709"/>
    <w:rsid w:val="00621BE1"/>
    <w:rsid w:val="006236C3"/>
    <w:rsid w:val="00623B70"/>
    <w:rsid w:val="00623EDD"/>
    <w:rsid w:val="0062474E"/>
    <w:rsid w:val="006249EB"/>
    <w:rsid w:val="00624EDC"/>
    <w:rsid w:val="006262A6"/>
    <w:rsid w:val="00626E53"/>
    <w:rsid w:val="0062760F"/>
    <w:rsid w:val="00627DF4"/>
    <w:rsid w:val="00627E4D"/>
    <w:rsid w:val="00630CFB"/>
    <w:rsid w:val="00631679"/>
    <w:rsid w:val="00631993"/>
    <w:rsid w:val="006349A5"/>
    <w:rsid w:val="00634F24"/>
    <w:rsid w:val="006352D3"/>
    <w:rsid w:val="00635EDD"/>
    <w:rsid w:val="006362A6"/>
    <w:rsid w:val="0063660C"/>
    <w:rsid w:val="006404D3"/>
    <w:rsid w:val="00641C63"/>
    <w:rsid w:val="006437F2"/>
    <w:rsid w:val="00643AD7"/>
    <w:rsid w:val="0064408B"/>
    <w:rsid w:val="00644E0A"/>
    <w:rsid w:val="0064622F"/>
    <w:rsid w:val="00646787"/>
    <w:rsid w:val="00646B7C"/>
    <w:rsid w:val="00646D94"/>
    <w:rsid w:val="00647F75"/>
    <w:rsid w:val="00651059"/>
    <w:rsid w:val="0065135B"/>
    <w:rsid w:val="006522C1"/>
    <w:rsid w:val="00654BE4"/>
    <w:rsid w:val="006565D4"/>
    <w:rsid w:val="0065778D"/>
    <w:rsid w:val="00660659"/>
    <w:rsid w:val="0066078A"/>
    <w:rsid w:val="0066146B"/>
    <w:rsid w:val="0066165D"/>
    <w:rsid w:val="0066239B"/>
    <w:rsid w:val="0066276F"/>
    <w:rsid w:val="00662CA5"/>
    <w:rsid w:val="00663F54"/>
    <w:rsid w:val="00664454"/>
    <w:rsid w:val="00664826"/>
    <w:rsid w:val="00664DE0"/>
    <w:rsid w:val="006666B3"/>
    <w:rsid w:val="00666879"/>
    <w:rsid w:val="006676BA"/>
    <w:rsid w:val="006679D6"/>
    <w:rsid w:val="00670261"/>
    <w:rsid w:val="006727AA"/>
    <w:rsid w:val="00673BCE"/>
    <w:rsid w:val="00674414"/>
    <w:rsid w:val="006745CB"/>
    <w:rsid w:val="00676610"/>
    <w:rsid w:val="00676D19"/>
    <w:rsid w:val="006800D3"/>
    <w:rsid w:val="00680F2E"/>
    <w:rsid w:val="00681985"/>
    <w:rsid w:val="00683270"/>
    <w:rsid w:val="00683B43"/>
    <w:rsid w:val="006843AC"/>
    <w:rsid w:val="00684B33"/>
    <w:rsid w:val="006851A9"/>
    <w:rsid w:val="00685977"/>
    <w:rsid w:val="00690A20"/>
    <w:rsid w:val="006915E8"/>
    <w:rsid w:val="00691A41"/>
    <w:rsid w:val="006935C9"/>
    <w:rsid w:val="00694054"/>
    <w:rsid w:val="006953A8"/>
    <w:rsid w:val="00695B03"/>
    <w:rsid w:val="00697756"/>
    <w:rsid w:val="006A26AC"/>
    <w:rsid w:val="006A4EC2"/>
    <w:rsid w:val="006A5729"/>
    <w:rsid w:val="006A63E9"/>
    <w:rsid w:val="006B0814"/>
    <w:rsid w:val="006B1975"/>
    <w:rsid w:val="006B27F5"/>
    <w:rsid w:val="006B34F8"/>
    <w:rsid w:val="006B3CBB"/>
    <w:rsid w:val="006B3E85"/>
    <w:rsid w:val="006B445E"/>
    <w:rsid w:val="006B4B43"/>
    <w:rsid w:val="006B4CA5"/>
    <w:rsid w:val="006B716B"/>
    <w:rsid w:val="006B7626"/>
    <w:rsid w:val="006C0113"/>
    <w:rsid w:val="006C1422"/>
    <w:rsid w:val="006C18B3"/>
    <w:rsid w:val="006C1C6E"/>
    <w:rsid w:val="006C4525"/>
    <w:rsid w:val="006C482B"/>
    <w:rsid w:val="006C520A"/>
    <w:rsid w:val="006C5569"/>
    <w:rsid w:val="006C6074"/>
    <w:rsid w:val="006C6CE9"/>
    <w:rsid w:val="006C7070"/>
    <w:rsid w:val="006D09AA"/>
    <w:rsid w:val="006D1189"/>
    <w:rsid w:val="006D1C84"/>
    <w:rsid w:val="006D4B91"/>
    <w:rsid w:val="006D6367"/>
    <w:rsid w:val="006D7C41"/>
    <w:rsid w:val="006E3114"/>
    <w:rsid w:val="006E34D5"/>
    <w:rsid w:val="006E3C49"/>
    <w:rsid w:val="006E3C6E"/>
    <w:rsid w:val="006E4C82"/>
    <w:rsid w:val="006E5010"/>
    <w:rsid w:val="006E51CA"/>
    <w:rsid w:val="006E6B9C"/>
    <w:rsid w:val="006E7544"/>
    <w:rsid w:val="006E7935"/>
    <w:rsid w:val="006E7B18"/>
    <w:rsid w:val="006F0E3F"/>
    <w:rsid w:val="006F16A3"/>
    <w:rsid w:val="006F16FE"/>
    <w:rsid w:val="006F2D20"/>
    <w:rsid w:val="006F45AE"/>
    <w:rsid w:val="006F4AF1"/>
    <w:rsid w:val="006F5ABF"/>
    <w:rsid w:val="006F69B9"/>
    <w:rsid w:val="006F7231"/>
    <w:rsid w:val="00700556"/>
    <w:rsid w:val="007009FA"/>
    <w:rsid w:val="00701C58"/>
    <w:rsid w:val="007028C0"/>
    <w:rsid w:val="00702B14"/>
    <w:rsid w:val="0070341C"/>
    <w:rsid w:val="00703F8B"/>
    <w:rsid w:val="00705E05"/>
    <w:rsid w:val="0070698E"/>
    <w:rsid w:val="0070729D"/>
    <w:rsid w:val="0071108C"/>
    <w:rsid w:val="00711ACF"/>
    <w:rsid w:val="00712389"/>
    <w:rsid w:val="007123C9"/>
    <w:rsid w:val="00714A42"/>
    <w:rsid w:val="00715C9C"/>
    <w:rsid w:val="0071602A"/>
    <w:rsid w:val="007166CE"/>
    <w:rsid w:val="0072042D"/>
    <w:rsid w:val="007205AB"/>
    <w:rsid w:val="00720CE2"/>
    <w:rsid w:val="00723A90"/>
    <w:rsid w:val="00723D1A"/>
    <w:rsid w:val="00724286"/>
    <w:rsid w:val="007250DF"/>
    <w:rsid w:val="0072665F"/>
    <w:rsid w:val="007267FD"/>
    <w:rsid w:val="00726B87"/>
    <w:rsid w:val="007274F7"/>
    <w:rsid w:val="00732620"/>
    <w:rsid w:val="00733261"/>
    <w:rsid w:val="007343BB"/>
    <w:rsid w:val="007350F3"/>
    <w:rsid w:val="0073594E"/>
    <w:rsid w:val="00735ED3"/>
    <w:rsid w:val="007365BE"/>
    <w:rsid w:val="00737841"/>
    <w:rsid w:val="00740453"/>
    <w:rsid w:val="007408B8"/>
    <w:rsid w:val="007428BD"/>
    <w:rsid w:val="0074453D"/>
    <w:rsid w:val="00745FEB"/>
    <w:rsid w:val="0074722A"/>
    <w:rsid w:val="0075093B"/>
    <w:rsid w:val="00750B34"/>
    <w:rsid w:val="00753978"/>
    <w:rsid w:val="0075424B"/>
    <w:rsid w:val="00754297"/>
    <w:rsid w:val="00757009"/>
    <w:rsid w:val="00757233"/>
    <w:rsid w:val="00761B3E"/>
    <w:rsid w:val="00762EAC"/>
    <w:rsid w:val="0076495A"/>
    <w:rsid w:val="007667D9"/>
    <w:rsid w:val="00766876"/>
    <w:rsid w:val="0076790A"/>
    <w:rsid w:val="00770358"/>
    <w:rsid w:val="00770535"/>
    <w:rsid w:val="0077145C"/>
    <w:rsid w:val="007729F1"/>
    <w:rsid w:val="00773117"/>
    <w:rsid w:val="007778DF"/>
    <w:rsid w:val="007803A7"/>
    <w:rsid w:val="0078385C"/>
    <w:rsid w:val="007838DB"/>
    <w:rsid w:val="007842B2"/>
    <w:rsid w:val="007847BC"/>
    <w:rsid w:val="00784DB9"/>
    <w:rsid w:val="00785381"/>
    <w:rsid w:val="00785C46"/>
    <w:rsid w:val="007862BE"/>
    <w:rsid w:val="007864F0"/>
    <w:rsid w:val="00790C5F"/>
    <w:rsid w:val="00792847"/>
    <w:rsid w:val="00792990"/>
    <w:rsid w:val="00792E3B"/>
    <w:rsid w:val="007945F9"/>
    <w:rsid w:val="00795945"/>
    <w:rsid w:val="007976DC"/>
    <w:rsid w:val="007A04DD"/>
    <w:rsid w:val="007A0D54"/>
    <w:rsid w:val="007A10F7"/>
    <w:rsid w:val="007A1889"/>
    <w:rsid w:val="007A2713"/>
    <w:rsid w:val="007A2CEE"/>
    <w:rsid w:val="007A2FD9"/>
    <w:rsid w:val="007A3AA5"/>
    <w:rsid w:val="007A3AEE"/>
    <w:rsid w:val="007A487D"/>
    <w:rsid w:val="007A7789"/>
    <w:rsid w:val="007B1611"/>
    <w:rsid w:val="007B293D"/>
    <w:rsid w:val="007B30EA"/>
    <w:rsid w:val="007B368F"/>
    <w:rsid w:val="007B58EE"/>
    <w:rsid w:val="007B60A0"/>
    <w:rsid w:val="007B64C1"/>
    <w:rsid w:val="007B6E16"/>
    <w:rsid w:val="007B77C8"/>
    <w:rsid w:val="007C0AC9"/>
    <w:rsid w:val="007C0DBA"/>
    <w:rsid w:val="007C403F"/>
    <w:rsid w:val="007C5289"/>
    <w:rsid w:val="007C56F7"/>
    <w:rsid w:val="007C5830"/>
    <w:rsid w:val="007C60D3"/>
    <w:rsid w:val="007C63D1"/>
    <w:rsid w:val="007C6B27"/>
    <w:rsid w:val="007C6C9E"/>
    <w:rsid w:val="007C74D8"/>
    <w:rsid w:val="007C762D"/>
    <w:rsid w:val="007D14E3"/>
    <w:rsid w:val="007D1C5C"/>
    <w:rsid w:val="007D225B"/>
    <w:rsid w:val="007D48E7"/>
    <w:rsid w:val="007D5814"/>
    <w:rsid w:val="007D61E3"/>
    <w:rsid w:val="007D62B7"/>
    <w:rsid w:val="007D64D6"/>
    <w:rsid w:val="007D7A35"/>
    <w:rsid w:val="007E00B7"/>
    <w:rsid w:val="007E0A9D"/>
    <w:rsid w:val="007E1016"/>
    <w:rsid w:val="007E291A"/>
    <w:rsid w:val="007E2DA4"/>
    <w:rsid w:val="007E32BF"/>
    <w:rsid w:val="007E3C74"/>
    <w:rsid w:val="007E4169"/>
    <w:rsid w:val="007E4CC4"/>
    <w:rsid w:val="007E582D"/>
    <w:rsid w:val="007E71DA"/>
    <w:rsid w:val="007E7FD2"/>
    <w:rsid w:val="007F03FF"/>
    <w:rsid w:val="007F0606"/>
    <w:rsid w:val="007F0CBD"/>
    <w:rsid w:val="007F186B"/>
    <w:rsid w:val="007F1CF4"/>
    <w:rsid w:val="007F24F5"/>
    <w:rsid w:val="007F2F5B"/>
    <w:rsid w:val="007F38FC"/>
    <w:rsid w:val="007F3AFD"/>
    <w:rsid w:val="007F43D1"/>
    <w:rsid w:val="007F464E"/>
    <w:rsid w:val="007F5BC9"/>
    <w:rsid w:val="007F5D3F"/>
    <w:rsid w:val="007F5F00"/>
    <w:rsid w:val="007F71FC"/>
    <w:rsid w:val="0080016E"/>
    <w:rsid w:val="008002C8"/>
    <w:rsid w:val="00800F7D"/>
    <w:rsid w:val="00801AC2"/>
    <w:rsid w:val="008020AD"/>
    <w:rsid w:val="008028E1"/>
    <w:rsid w:val="0080393F"/>
    <w:rsid w:val="00804CAE"/>
    <w:rsid w:val="00804DB3"/>
    <w:rsid w:val="00805190"/>
    <w:rsid w:val="00805756"/>
    <w:rsid w:val="00805CBB"/>
    <w:rsid w:val="00806081"/>
    <w:rsid w:val="00806587"/>
    <w:rsid w:val="00807145"/>
    <w:rsid w:val="00807165"/>
    <w:rsid w:val="0081026C"/>
    <w:rsid w:val="008106EC"/>
    <w:rsid w:val="00810987"/>
    <w:rsid w:val="008119D0"/>
    <w:rsid w:val="00812E16"/>
    <w:rsid w:val="00813801"/>
    <w:rsid w:val="008149B2"/>
    <w:rsid w:val="00814A4C"/>
    <w:rsid w:val="008157A1"/>
    <w:rsid w:val="0081599A"/>
    <w:rsid w:val="008174EC"/>
    <w:rsid w:val="0082037D"/>
    <w:rsid w:val="00820F6F"/>
    <w:rsid w:val="00822612"/>
    <w:rsid w:val="0082262C"/>
    <w:rsid w:val="00822798"/>
    <w:rsid w:val="008239A9"/>
    <w:rsid w:val="00823B63"/>
    <w:rsid w:val="00823FEA"/>
    <w:rsid w:val="00824405"/>
    <w:rsid w:val="00824D67"/>
    <w:rsid w:val="008251B8"/>
    <w:rsid w:val="00826C05"/>
    <w:rsid w:val="00826FA2"/>
    <w:rsid w:val="00827378"/>
    <w:rsid w:val="00827FD9"/>
    <w:rsid w:val="00830177"/>
    <w:rsid w:val="00830792"/>
    <w:rsid w:val="0083097E"/>
    <w:rsid w:val="008329AF"/>
    <w:rsid w:val="00833163"/>
    <w:rsid w:val="0083340B"/>
    <w:rsid w:val="0083480C"/>
    <w:rsid w:val="0083573F"/>
    <w:rsid w:val="00836466"/>
    <w:rsid w:val="00836631"/>
    <w:rsid w:val="00836783"/>
    <w:rsid w:val="00836B19"/>
    <w:rsid w:val="00837775"/>
    <w:rsid w:val="0084073C"/>
    <w:rsid w:val="00840BA7"/>
    <w:rsid w:val="00840D31"/>
    <w:rsid w:val="00841B2B"/>
    <w:rsid w:val="00842758"/>
    <w:rsid w:val="00842C58"/>
    <w:rsid w:val="00843758"/>
    <w:rsid w:val="0084453E"/>
    <w:rsid w:val="0084602B"/>
    <w:rsid w:val="008464A5"/>
    <w:rsid w:val="00847448"/>
    <w:rsid w:val="008501EC"/>
    <w:rsid w:val="008502A7"/>
    <w:rsid w:val="008502C1"/>
    <w:rsid w:val="00851169"/>
    <w:rsid w:val="00851353"/>
    <w:rsid w:val="0085164A"/>
    <w:rsid w:val="00851876"/>
    <w:rsid w:val="00852D15"/>
    <w:rsid w:val="00853AB9"/>
    <w:rsid w:val="00853C78"/>
    <w:rsid w:val="0085462F"/>
    <w:rsid w:val="00855D7C"/>
    <w:rsid w:val="00860156"/>
    <w:rsid w:val="00860232"/>
    <w:rsid w:val="00860248"/>
    <w:rsid w:val="0086054F"/>
    <w:rsid w:val="00860B15"/>
    <w:rsid w:val="00861065"/>
    <w:rsid w:val="00862182"/>
    <w:rsid w:val="00863788"/>
    <w:rsid w:val="00865B91"/>
    <w:rsid w:val="0086642B"/>
    <w:rsid w:val="008667C6"/>
    <w:rsid w:val="00866ADD"/>
    <w:rsid w:val="00866F9F"/>
    <w:rsid w:val="00870D70"/>
    <w:rsid w:val="00870FEB"/>
    <w:rsid w:val="00871040"/>
    <w:rsid w:val="00871CAA"/>
    <w:rsid w:val="00872331"/>
    <w:rsid w:val="008769F0"/>
    <w:rsid w:val="008776AF"/>
    <w:rsid w:val="008802F7"/>
    <w:rsid w:val="0088043C"/>
    <w:rsid w:val="00881426"/>
    <w:rsid w:val="0088192F"/>
    <w:rsid w:val="0088233C"/>
    <w:rsid w:val="008835A9"/>
    <w:rsid w:val="0088435D"/>
    <w:rsid w:val="008849EF"/>
    <w:rsid w:val="00884F17"/>
    <w:rsid w:val="0088525A"/>
    <w:rsid w:val="00886EBA"/>
    <w:rsid w:val="00890CE9"/>
    <w:rsid w:val="00890F78"/>
    <w:rsid w:val="00891517"/>
    <w:rsid w:val="008924B2"/>
    <w:rsid w:val="00892FB7"/>
    <w:rsid w:val="00893020"/>
    <w:rsid w:val="00895725"/>
    <w:rsid w:val="00895A50"/>
    <w:rsid w:val="00896CA4"/>
    <w:rsid w:val="00896E04"/>
    <w:rsid w:val="008979C2"/>
    <w:rsid w:val="008A06FD"/>
    <w:rsid w:val="008A0E7E"/>
    <w:rsid w:val="008A1075"/>
    <w:rsid w:val="008A2A74"/>
    <w:rsid w:val="008A2B63"/>
    <w:rsid w:val="008A4ACD"/>
    <w:rsid w:val="008A5B6E"/>
    <w:rsid w:val="008A64A4"/>
    <w:rsid w:val="008A68C9"/>
    <w:rsid w:val="008A6EC0"/>
    <w:rsid w:val="008A7FA0"/>
    <w:rsid w:val="008B0801"/>
    <w:rsid w:val="008B0D54"/>
    <w:rsid w:val="008B1FA2"/>
    <w:rsid w:val="008B21EA"/>
    <w:rsid w:val="008B22A8"/>
    <w:rsid w:val="008B49CB"/>
    <w:rsid w:val="008B4F18"/>
    <w:rsid w:val="008B7BEB"/>
    <w:rsid w:val="008B7F23"/>
    <w:rsid w:val="008C0E6C"/>
    <w:rsid w:val="008C198E"/>
    <w:rsid w:val="008C2451"/>
    <w:rsid w:val="008C3727"/>
    <w:rsid w:val="008C3A90"/>
    <w:rsid w:val="008C43EC"/>
    <w:rsid w:val="008D265F"/>
    <w:rsid w:val="008D2E3C"/>
    <w:rsid w:val="008D33D2"/>
    <w:rsid w:val="008D3506"/>
    <w:rsid w:val="008D3589"/>
    <w:rsid w:val="008D4B0A"/>
    <w:rsid w:val="008D5321"/>
    <w:rsid w:val="008D5757"/>
    <w:rsid w:val="008D6495"/>
    <w:rsid w:val="008D6522"/>
    <w:rsid w:val="008D7AB4"/>
    <w:rsid w:val="008E009B"/>
    <w:rsid w:val="008E0E2B"/>
    <w:rsid w:val="008E1AF0"/>
    <w:rsid w:val="008E1BD9"/>
    <w:rsid w:val="008E1EE5"/>
    <w:rsid w:val="008E36C5"/>
    <w:rsid w:val="008E4020"/>
    <w:rsid w:val="008E405E"/>
    <w:rsid w:val="008E511C"/>
    <w:rsid w:val="008E7FDA"/>
    <w:rsid w:val="008F064B"/>
    <w:rsid w:val="008F2984"/>
    <w:rsid w:val="008F3A2A"/>
    <w:rsid w:val="008F422E"/>
    <w:rsid w:val="008F4CB4"/>
    <w:rsid w:val="008F5435"/>
    <w:rsid w:val="008F71F1"/>
    <w:rsid w:val="00900141"/>
    <w:rsid w:val="0090014A"/>
    <w:rsid w:val="00900E11"/>
    <w:rsid w:val="00901DB5"/>
    <w:rsid w:val="00902CFD"/>
    <w:rsid w:val="00904B4D"/>
    <w:rsid w:val="0090530E"/>
    <w:rsid w:val="00906EE5"/>
    <w:rsid w:val="00910C6C"/>
    <w:rsid w:val="00910F12"/>
    <w:rsid w:val="0091137F"/>
    <w:rsid w:val="009116D3"/>
    <w:rsid w:val="00911FA1"/>
    <w:rsid w:val="00912AA4"/>
    <w:rsid w:val="00915A74"/>
    <w:rsid w:val="00917B41"/>
    <w:rsid w:val="00921668"/>
    <w:rsid w:val="00921A53"/>
    <w:rsid w:val="00921C74"/>
    <w:rsid w:val="00921DF1"/>
    <w:rsid w:val="0092686C"/>
    <w:rsid w:val="00926A0C"/>
    <w:rsid w:val="009277E0"/>
    <w:rsid w:val="0093011E"/>
    <w:rsid w:val="0093098F"/>
    <w:rsid w:val="0093100E"/>
    <w:rsid w:val="00932C3E"/>
    <w:rsid w:val="0093600B"/>
    <w:rsid w:val="009370A1"/>
    <w:rsid w:val="00940436"/>
    <w:rsid w:val="009405E1"/>
    <w:rsid w:val="009418D6"/>
    <w:rsid w:val="00941996"/>
    <w:rsid w:val="00942086"/>
    <w:rsid w:val="0094329A"/>
    <w:rsid w:val="00944963"/>
    <w:rsid w:val="00944B9B"/>
    <w:rsid w:val="00945945"/>
    <w:rsid w:val="00945A2C"/>
    <w:rsid w:val="00947CA6"/>
    <w:rsid w:val="00947F30"/>
    <w:rsid w:val="009500A1"/>
    <w:rsid w:val="009502CD"/>
    <w:rsid w:val="0095042D"/>
    <w:rsid w:val="009508B9"/>
    <w:rsid w:val="009515EB"/>
    <w:rsid w:val="00953AEE"/>
    <w:rsid w:val="009543CF"/>
    <w:rsid w:val="009544FA"/>
    <w:rsid w:val="00956711"/>
    <w:rsid w:val="00957DBD"/>
    <w:rsid w:val="00960EAB"/>
    <w:rsid w:val="00960F88"/>
    <w:rsid w:val="009620FC"/>
    <w:rsid w:val="00963C94"/>
    <w:rsid w:val="00964850"/>
    <w:rsid w:val="0096490F"/>
    <w:rsid w:val="009656E6"/>
    <w:rsid w:val="00966564"/>
    <w:rsid w:val="00966F20"/>
    <w:rsid w:val="00970465"/>
    <w:rsid w:val="0097120D"/>
    <w:rsid w:val="009713C8"/>
    <w:rsid w:val="00972A3F"/>
    <w:rsid w:val="00972D1C"/>
    <w:rsid w:val="0097308E"/>
    <w:rsid w:val="00973405"/>
    <w:rsid w:val="0097363A"/>
    <w:rsid w:val="009746AF"/>
    <w:rsid w:val="009749B7"/>
    <w:rsid w:val="00974C9C"/>
    <w:rsid w:val="0097686A"/>
    <w:rsid w:val="009778EF"/>
    <w:rsid w:val="00977A4E"/>
    <w:rsid w:val="0098004A"/>
    <w:rsid w:val="00982A4A"/>
    <w:rsid w:val="00983262"/>
    <w:rsid w:val="00983A0E"/>
    <w:rsid w:val="0098446F"/>
    <w:rsid w:val="009848C3"/>
    <w:rsid w:val="009857CD"/>
    <w:rsid w:val="00985B3D"/>
    <w:rsid w:val="00985F84"/>
    <w:rsid w:val="0099136A"/>
    <w:rsid w:val="00991A83"/>
    <w:rsid w:val="00994B98"/>
    <w:rsid w:val="00994BDD"/>
    <w:rsid w:val="00994EBF"/>
    <w:rsid w:val="00995080"/>
    <w:rsid w:val="00995207"/>
    <w:rsid w:val="00996372"/>
    <w:rsid w:val="009963D4"/>
    <w:rsid w:val="0099646B"/>
    <w:rsid w:val="00996DEC"/>
    <w:rsid w:val="00997579"/>
    <w:rsid w:val="009A05E2"/>
    <w:rsid w:val="009A132B"/>
    <w:rsid w:val="009A19D1"/>
    <w:rsid w:val="009A578B"/>
    <w:rsid w:val="009A65DA"/>
    <w:rsid w:val="009A6FBA"/>
    <w:rsid w:val="009A7497"/>
    <w:rsid w:val="009A7B5F"/>
    <w:rsid w:val="009B0412"/>
    <w:rsid w:val="009B073E"/>
    <w:rsid w:val="009B1BF7"/>
    <w:rsid w:val="009B260F"/>
    <w:rsid w:val="009B3354"/>
    <w:rsid w:val="009B4CC1"/>
    <w:rsid w:val="009B65A1"/>
    <w:rsid w:val="009B6693"/>
    <w:rsid w:val="009C177C"/>
    <w:rsid w:val="009C25D0"/>
    <w:rsid w:val="009C2D18"/>
    <w:rsid w:val="009C2DCF"/>
    <w:rsid w:val="009C2E60"/>
    <w:rsid w:val="009C3039"/>
    <w:rsid w:val="009C3201"/>
    <w:rsid w:val="009C35E1"/>
    <w:rsid w:val="009C6C30"/>
    <w:rsid w:val="009C7634"/>
    <w:rsid w:val="009C7704"/>
    <w:rsid w:val="009C7717"/>
    <w:rsid w:val="009C7EB7"/>
    <w:rsid w:val="009D28B9"/>
    <w:rsid w:val="009D3322"/>
    <w:rsid w:val="009D3E2B"/>
    <w:rsid w:val="009D41BD"/>
    <w:rsid w:val="009D41FC"/>
    <w:rsid w:val="009D61AF"/>
    <w:rsid w:val="009D627A"/>
    <w:rsid w:val="009D6CBF"/>
    <w:rsid w:val="009D77D1"/>
    <w:rsid w:val="009D7B46"/>
    <w:rsid w:val="009E0807"/>
    <w:rsid w:val="009E0896"/>
    <w:rsid w:val="009E0F77"/>
    <w:rsid w:val="009E1F7B"/>
    <w:rsid w:val="009E33F5"/>
    <w:rsid w:val="009E3684"/>
    <w:rsid w:val="009E5540"/>
    <w:rsid w:val="009E7739"/>
    <w:rsid w:val="009F1349"/>
    <w:rsid w:val="009F1BE4"/>
    <w:rsid w:val="009F22FB"/>
    <w:rsid w:val="009F327D"/>
    <w:rsid w:val="009F3CC0"/>
    <w:rsid w:val="009F3EC9"/>
    <w:rsid w:val="009F414C"/>
    <w:rsid w:val="009F4ACD"/>
    <w:rsid w:val="009F57C2"/>
    <w:rsid w:val="009F6B12"/>
    <w:rsid w:val="009F70D9"/>
    <w:rsid w:val="009F770F"/>
    <w:rsid w:val="009F7A6E"/>
    <w:rsid w:val="009F7B3B"/>
    <w:rsid w:val="009F7EC4"/>
    <w:rsid w:val="00A025A2"/>
    <w:rsid w:val="00A055FB"/>
    <w:rsid w:val="00A10FBE"/>
    <w:rsid w:val="00A11E36"/>
    <w:rsid w:val="00A12BE8"/>
    <w:rsid w:val="00A1301A"/>
    <w:rsid w:val="00A136E4"/>
    <w:rsid w:val="00A13CF9"/>
    <w:rsid w:val="00A14AF1"/>
    <w:rsid w:val="00A166D9"/>
    <w:rsid w:val="00A21A09"/>
    <w:rsid w:val="00A22B05"/>
    <w:rsid w:val="00A26201"/>
    <w:rsid w:val="00A26527"/>
    <w:rsid w:val="00A26915"/>
    <w:rsid w:val="00A269FE"/>
    <w:rsid w:val="00A26CC3"/>
    <w:rsid w:val="00A275E9"/>
    <w:rsid w:val="00A308EA"/>
    <w:rsid w:val="00A31BE4"/>
    <w:rsid w:val="00A31C21"/>
    <w:rsid w:val="00A32B70"/>
    <w:rsid w:val="00A32E32"/>
    <w:rsid w:val="00A33652"/>
    <w:rsid w:val="00A341DA"/>
    <w:rsid w:val="00A3694E"/>
    <w:rsid w:val="00A40B26"/>
    <w:rsid w:val="00A4144F"/>
    <w:rsid w:val="00A42253"/>
    <w:rsid w:val="00A42AE9"/>
    <w:rsid w:val="00A43369"/>
    <w:rsid w:val="00A4469B"/>
    <w:rsid w:val="00A44CD7"/>
    <w:rsid w:val="00A44D9A"/>
    <w:rsid w:val="00A44EFE"/>
    <w:rsid w:val="00A463AD"/>
    <w:rsid w:val="00A46989"/>
    <w:rsid w:val="00A5206E"/>
    <w:rsid w:val="00A522F2"/>
    <w:rsid w:val="00A52B97"/>
    <w:rsid w:val="00A52BC0"/>
    <w:rsid w:val="00A5494C"/>
    <w:rsid w:val="00A54E49"/>
    <w:rsid w:val="00A56E88"/>
    <w:rsid w:val="00A5705F"/>
    <w:rsid w:val="00A6066A"/>
    <w:rsid w:val="00A60BFD"/>
    <w:rsid w:val="00A620B0"/>
    <w:rsid w:val="00A624C9"/>
    <w:rsid w:val="00A6290D"/>
    <w:rsid w:val="00A62BBE"/>
    <w:rsid w:val="00A62F1C"/>
    <w:rsid w:val="00A63E73"/>
    <w:rsid w:val="00A643E8"/>
    <w:rsid w:val="00A6469E"/>
    <w:rsid w:val="00A65286"/>
    <w:rsid w:val="00A65760"/>
    <w:rsid w:val="00A6597A"/>
    <w:rsid w:val="00A666DA"/>
    <w:rsid w:val="00A66C98"/>
    <w:rsid w:val="00A66E6B"/>
    <w:rsid w:val="00A6732F"/>
    <w:rsid w:val="00A706A4"/>
    <w:rsid w:val="00A71B7A"/>
    <w:rsid w:val="00A71EEC"/>
    <w:rsid w:val="00A723CE"/>
    <w:rsid w:val="00A72714"/>
    <w:rsid w:val="00A74075"/>
    <w:rsid w:val="00A7437B"/>
    <w:rsid w:val="00A7453B"/>
    <w:rsid w:val="00A74C6E"/>
    <w:rsid w:val="00A76295"/>
    <w:rsid w:val="00A77269"/>
    <w:rsid w:val="00A77FFE"/>
    <w:rsid w:val="00A80D13"/>
    <w:rsid w:val="00A82294"/>
    <w:rsid w:val="00A82AE8"/>
    <w:rsid w:val="00A82B84"/>
    <w:rsid w:val="00A82E9B"/>
    <w:rsid w:val="00A833A6"/>
    <w:rsid w:val="00A83C8B"/>
    <w:rsid w:val="00A84BB1"/>
    <w:rsid w:val="00A85CBA"/>
    <w:rsid w:val="00A86227"/>
    <w:rsid w:val="00A87A25"/>
    <w:rsid w:val="00A90453"/>
    <w:rsid w:val="00A91F8B"/>
    <w:rsid w:val="00A928CB"/>
    <w:rsid w:val="00A928F4"/>
    <w:rsid w:val="00A93914"/>
    <w:rsid w:val="00A9405A"/>
    <w:rsid w:val="00A9488D"/>
    <w:rsid w:val="00A9488E"/>
    <w:rsid w:val="00A9494C"/>
    <w:rsid w:val="00A951C4"/>
    <w:rsid w:val="00A9547C"/>
    <w:rsid w:val="00A95F5B"/>
    <w:rsid w:val="00A9602A"/>
    <w:rsid w:val="00A965CB"/>
    <w:rsid w:val="00A96715"/>
    <w:rsid w:val="00A96DB7"/>
    <w:rsid w:val="00AA2547"/>
    <w:rsid w:val="00AA4436"/>
    <w:rsid w:val="00AA513E"/>
    <w:rsid w:val="00AA5734"/>
    <w:rsid w:val="00AA57BF"/>
    <w:rsid w:val="00AA63F7"/>
    <w:rsid w:val="00AA78E5"/>
    <w:rsid w:val="00AA7C4E"/>
    <w:rsid w:val="00AB1311"/>
    <w:rsid w:val="00AB13B8"/>
    <w:rsid w:val="00AB1E90"/>
    <w:rsid w:val="00AB251B"/>
    <w:rsid w:val="00AB2E40"/>
    <w:rsid w:val="00AB3C48"/>
    <w:rsid w:val="00AB46E1"/>
    <w:rsid w:val="00AB5ED7"/>
    <w:rsid w:val="00AB7BEA"/>
    <w:rsid w:val="00AC0F54"/>
    <w:rsid w:val="00AC0FA7"/>
    <w:rsid w:val="00AC1743"/>
    <w:rsid w:val="00AC2D26"/>
    <w:rsid w:val="00AC3639"/>
    <w:rsid w:val="00AC37A0"/>
    <w:rsid w:val="00AC3D80"/>
    <w:rsid w:val="00AC47D5"/>
    <w:rsid w:val="00AC4D6A"/>
    <w:rsid w:val="00AC4FAB"/>
    <w:rsid w:val="00AC560D"/>
    <w:rsid w:val="00AC59C4"/>
    <w:rsid w:val="00AC640B"/>
    <w:rsid w:val="00AC6F84"/>
    <w:rsid w:val="00AC7D27"/>
    <w:rsid w:val="00AD0400"/>
    <w:rsid w:val="00AD085A"/>
    <w:rsid w:val="00AD10D0"/>
    <w:rsid w:val="00AD1E2B"/>
    <w:rsid w:val="00AD285A"/>
    <w:rsid w:val="00AD2D04"/>
    <w:rsid w:val="00AD3547"/>
    <w:rsid w:val="00AD37FC"/>
    <w:rsid w:val="00AD39F8"/>
    <w:rsid w:val="00AD47E2"/>
    <w:rsid w:val="00AD4B15"/>
    <w:rsid w:val="00AD5C8B"/>
    <w:rsid w:val="00AD6093"/>
    <w:rsid w:val="00AD6407"/>
    <w:rsid w:val="00AD697C"/>
    <w:rsid w:val="00AD6BCC"/>
    <w:rsid w:val="00AD7822"/>
    <w:rsid w:val="00AD7C2E"/>
    <w:rsid w:val="00AD7D56"/>
    <w:rsid w:val="00AE0279"/>
    <w:rsid w:val="00AE053E"/>
    <w:rsid w:val="00AE05CF"/>
    <w:rsid w:val="00AE0B75"/>
    <w:rsid w:val="00AE0E55"/>
    <w:rsid w:val="00AE109E"/>
    <w:rsid w:val="00AE1FD4"/>
    <w:rsid w:val="00AE20B1"/>
    <w:rsid w:val="00AE219F"/>
    <w:rsid w:val="00AE21FF"/>
    <w:rsid w:val="00AE2C76"/>
    <w:rsid w:val="00AE2D2E"/>
    <w:rsid w:val="00AE2E73"/>
    <w:rsid w:val="00AE31A6"/>
    <w:rsid w:val="00AE46B7"/>
    <w:rsid w:val="00AE4CF1"/>
    <w:rsid w:val="00AE523E"/>
    <w:rsid w:val="00AE5C56"/>
    <w:rsid w:val="00AF0396"/>
    <w:rsid w:val="00AF0656"/>
    <w:rsid w:val="00AF0797"/>
    <w:rsid w:val="00AF0825"/>
    <w:rsid w:val="00AF117C"/>
    <w:rsid w:val="00AF18BF"/>
    <w:rsid w:val="00AF29F5"/>
    <w:rsid w:val="00AF4682"/>
    <w:rsid w:val="00AF492A"/>
    <w:rsid w:val="00AF4B8D"/>
    <w:rsid w:val="00AF5A0B"/>
    <w:rsid w:val="00AF6C41"/>
    <w:rsid w:val="00AF75E6"/>
    <w:rsid w:val="00AF7A09"/>
    <w:rsid w:val="00B00769"/>
    <w:rsid w:val="00B00B56"/>
    <w:rsid w:val="00B00D61"/>
    <w:rsid w:val="00B0233E"/>
    <w:rsid w:val="00B02B74"/>
    <w:rsid w:val="00B03DDA"/>
    <w:rsid w:val="00B04B9F"/>
    <w:rsid w:val="00B04DB3"/>
    <w:rsid w:val="00B05F06"/>
    <w:rsid w:val="00B060AA"/>
    <w:rsid w:val="00B06B92"/>
    <w:rsid w:val="00B0708B"/>
    <w:rsid w:val="00B075AA"/>
    <w:rsid w:val="00B075B4"/>
    <w:rsid w:val="00B10D77"/>
    <w:rsid w:val="00B113B8"/>
    <w:rsid w:val="00B114B5"/>
    <w:rsid w:val="00B11809"/>
    <w:rsid w:val="00B13E29"/>
    <w:rsid w:val="00B13F0F"/>
    <w:rsid w:val="00B1552D"/>
    <w:rsid w:val="00B160A3"/>
    <w:rsid w:val="00B16115"/>
    <w:rsid w:val="00B16942"/>
    <w:rsid w:val="00B1787D"/>
    <w:rsid w:val="00B20D39"/>
    <w:rsid w:val="00B22BC1"/>
    <w:rsid w:val="00B23DD3"/>
    <w:rsid w:val="00B247DC"/>
    <w:rsid w:val="00B250BF"/>
    <w:rsid w:val="00B25F87"/>
    <w:rsid w:val="00B264C3"/>
    <w:rsid w:val="00B2759C"/>
    <w:rsid w:val="00B277D8"/>
    <w:rsid w:val="00B27FB0"/>
    <w:rsid w:val="00B31CA7"/>
    <w:rsid w:val="00B3472D"/>
    <w:rsid w:val="00B35B90"/>
    <w:rsid w:val="00B35E03"/>
    <w:rsid w:val="00B36826"/>
    <w:rsid w:val="00B370CA"/>
    <w:rsid w:val="00B37BE9"/>
    <w:rsid w:val="00B40447"/>
    <w:rsid w:val="00B40957"/>
    <w:rsid w:val="00B431EF"/>
    <w:rsid w:val="00B434F3"/>
    <w:rsid w:val="00B43FA1"/>
    <w:rsid w:val="00B44BE5"/>
    <w:rsid w:val="00B44D02"/>
    <w:rsid w:val="00B45B8C"/>
    <w:rsid w:val="00B45FAA"/>
    <w:rsid w:val="00B4747F"/>
    <w:rsid w:val="00B50287"/>
    <w:rsid w:val="00B51B77"/>
    <w:rsid w:val="00B5221D"/>
    <w:rsid w:val="00B52A06"/>
    <w:rsid w:val="00B52BB8"/>
    <w:rsid w:val="00B54C6E"/>
    <w:rsid w:val="00B56154"/>
    <w:rsid w:val="00B57954"/>
    <w:rsid w:val="00B605FA"/>
    <w:rsid w:val="00B60DF8"/>
    <w:rsid w:val="00B626F1"/>
    <w:rsid w:val="00B64A3F"/>
    <w:rsid w:val="00B65B73"/>
    <w:rsid w:val="00B660FF"/>
    <w:rsid w:val="00B66397"/>
    <w:rsid w:val="00B671E2"/>
    <w:rsid w:val="00B701B6"/>
    <w:rsid w:val="00B701EC"/>
    <w:rsid w:val="00B70A98"/>
    <w:rsid w:val="00B70CC0"/>
    <w:rsid w:val="00B7118F"/>
    <w:rsid w:val="00B711DA"/>
    <w:rsid w:val="00B717A6"/>
    <w:rsid w:val="00B72C60"/>
    <w:rsid w:val="00B75506"/>
    <w:rsid w:val="00B7559F"/>
    <w:rsid w:val="00B75EE8"/>
    <w:rsid w:val="00B76B97"/>
    <w:rsid w:val="00B76DC1"/>
    <w:rsid w:val="00B77761"/>
    <w:rsid w:val="00B77F77"/>
    <w:rsid w:val="00B80C7B"/>
    <w:rsid w:val="00B81ADE"/>
    <w:rsid w:val="00B81B9B"/>
    <w:rsid w:val="00B824B9"/>
    <w:rsid w:val="00B82FF1"/>
    <w:rsid w:val="00B83028"/>
    <w:rsid w:val="00B84B79"/>
    <w:rsid w:val="00B86D2D"/>
    <w:rsid w:val="00B87395"/>
    <w:rsid w:val="00B873B4"/>
    <w:rsid w:val="00B902D2"/>
    <w:rsid w:val="00B90A34"/>
    <w:rsid w:val="00B93E53"/>
    <w:rsid w:val="00B95190"/>
    <w:rsid w:val="00B96689"/>
    <w:rsid w:val="00B96884"/>
    <w:rsid w:val="00B96DAC"/>
    <w:rsid w:val="00BA17BF"/>
    <w:rsid w:val="00BA232E"/>
    <w:rsid w:val="00BA2CD0"/>
    <w:rsid w:val="00BA3C3D"/>
    <w:rsid w:val="00BA3F9C"/>
    <w:rsid w:val="00BA4F87"/>
    <w:rsid w:val="00BA5C32"/>
    <w:rsid w:val="00BA620F"/>
    <w:rsid w:val="00BA6B5E"/>
    <w:rsid w:val="00BA791D"/>
    <w:rsid w:val="00BA7A53"/>
    <w:rsid w:val="00BB05EF"/>
    <w:rsid w:val="00BB0C99"/>
    <w:rsid w:val="00BB1D7A"/>
    <w:rsid w:val="00BB2EB1"/>
    <w:rsid w:val="00BB344F"/>
    <w:rsid w:val="00BB486E"/>
    <w:rsid w:val="00BB684B"/>
    <w:rsid w:val="00BB6AA4"/>
    <w:rsid w:val="00BB6AF7"/>
    <w:rsid w:val="00BC095A"/>
    <w:rsid w:val="00BC13CF"/>
    <w:rsid w:val="00BC1B82"/>
    <w:rsid w:val="00BC23FA"/>
    <w:rsid w:val="00BC47F5"/>
    <w:rsid w:val="00BC5AE5"/>
    <w:rsid w:val="00BC5B4B"/>
    <w:rsid w:val="00BC5C60"/>
    <w:rsid w:val="00BD1123"/>
    <w:rsid w:val="00BD125D"/>
    <w:rsid w:val="00BD14BB"/>
    <w:rsid w:val="00BD1723"/>
    <w:rsid w:val="00BD3D6C"/>
    <w:rsid w:val="00BD4FFE"/>
    <w:rsid w:val="00BD5915"/>
    <w:rsid w:val="00BD665E"/>
    <w:rsid w:val="00BD6B2C"/>
    <w:rsid w:val="00BD77BE"/>
    <w:rsid w:val="00BE029F"/>
    <w:rsid w:val="00BE0D3C"/>
    <w:rsid w:val="00BE3E0B"/>
    <w:rsid w:val="00BE3E27"/>
    <w:rsid w:val="00BE4F95"/>
    <w:rsid w:val="00BE58E6"/>
    <w:rsid w:val="00BE5D90"/>
    <w:rsid w:val="00BE5DAE"/>
    <w:rsid w:val="00BE62F8"/>
    <w:rsid w:val="00BE6658"/>
    <w:rsid w:val="00BE7084"/>
    <w:rsid w:val="00BF023D"/>
    <w:rsid w:val="00BF126C"/>
    <w:rsid w:val="00BF2B9B"/>
    <w:rsid w:val="00BF4368"/>
    <w:rsid w:val="00BF4FD5"/>
    <w:rsid w:val="00BF5AFC"/>
    <w:rsid w:val="00BF5EA5"/>
    <w:rsid w:val="00BF60E3"/>
    <w:rsid w:val="00BF6509"/>
    <w:rsid w:val="00BF745A"/>
    <w:rsid w:val="00BF7D82"/>
    <w:rsid w:val="00C001BE"/>
    <w:rsid w:val="00C00B9C"/>
    <w:rsid w:val="00C0110B"/>
    <w:rsid w:val="00C022A5"/>
    <w:rsid w:val="00C02412"/>
    <w:rsid w:val="00C028E3"/>
    <w:rsid w:val="00C02B22"/>
    <w:rsid w:val="00C02F76"/>
    <w:rsid w:val="00C02F7C"/>
    <w:rsid w:val="00C03605"/>
    <w:rsid w:val="00C03FD7"/>
    <w:rsid w:val="00C042E0"/>
    <w:rsid w:val="00C04552"/>
    <w:rsid w:val="00C05372"/>
    <w:rsid w:val="00C057ED"/>
    <w:rsid w:val="00C05AC0"/>
    <w:rsid w:val="00C05C10"/>
    <w:rsid w:val="00C06181"/>
    <w:rsid w:val="00C074AD"/>
    <w:rsid w:val="00C0773F"/>
    <w:rsid w:val="00C07D31"/>
    <w:rsid w:val="00C07DC9"/>
    <w:rsid w:val="00C1296B"/>
    <w:rsid w:val="00C134C5"/>
    <w:rsid w:val="00C134E0"/>
    <w:rsid w:val="00C13689"/>
    <w:rsid w:val="00C13E39"/>
    <w:rsid w:val="00C149D7"/>
    <w:rsid w:val="00C15233"/>
    <w:rsid w:val="00C1569F"/>
    <w:rsid w:val="00C162BE"/>
    <w:rsid w:val="00C16735"/>
    <w:rsid w:val="00C16A70"/>
    <w:rsid w:val="00C2086C"/>
    <w:rsid w:val="00C2118D"/>
    <w:rsid w:val="00C239CB"/>
    <w:rsid w:val="00C23C87"/>
    <w:rsid w:val="00C306AC"/>
    <w:rsid w:val="00C32124"/>
    <w:rsid w:val="00C3237E"/>
    <w:rsid w:val="00C323EB"/>
    <w:rsid w:val="00C329D9"/>
    <w:rsid w:val="00C329F4"/>
    <w:rsid w:val="00C33CED"/>
    <w:rsid w:val="00C3664C"/>
    <w:rsid w:val="00C36BB4"/>
    <w:rsid w:val="00C36CE0"/>
    <w:rsid w:val="00C36DEE"/>
    <w:rsid w:val="00C375D8"/>
    <w:rsid w:val="00C377C5"/>
    <w:rsid w:val="00C40169"/>
    <w:rsid w:val="00C421F2"/>
    <w:rsid w:val="00C436BA"/>
    <w:rsid w:val="00C440B0"/>
    <w:rsid w:val="00C44346"/>
    <w:rsid w:val="00C44A15"/>
    <w:rsid w:val="00C464B3"/>
    <w:rsid w:val="00C50148"/>
    <w:rsid w:val="00C5146B"/>
    <w:rsid w:val="00C51D0A"/>
    <w:rsid w:val="00C5324B"/>
    <w:rsid w:val="00C54380"/>
    <w:rsid w:val="00C54809"/>
    <w:rsid w:val="00C5549E"/>
    <w:rsid w:val="00C56873"/>
    <w:rsid w:val="00C56A31"/>
    <w:rsid w:val="00C603CC"/>
    <w:rsid w:val="00C61018"/>
    <w:rsid w:val="00C61D18"/>
    <w:rsid w:val="00C63265"/>
    <w:rsid w:val="00C63B31"/>
    <w:rsid w:val="00C63C6E"/>
    <w:rsid w:val="00C67843"/>
    <w:rsid w:val="00C703E2"/>
    <w:rsid w:val="00C71AB9"/>
    <w:rsid w:val="00C726C2"/>
    <w:rsid w:val="00C72858"/>
    <w:rsid w:val="00C72B0B"/>
    <w:rsid w:val="00C72C82"/>
    <w:rsid w:val="00C73067"/>
    <w:rsid w:val="00C7339C"/>
    <w:rsid w:val="00C73BB0"/>
    <w:rsid w:val="00C73F51"/>
    <w:rsid w:val="00C73FF4"/>
    <w:rsid w:val="00C74159"/>
    <w:rsid w:val="00C74EEB"/>
    <w:rsid w:val="00C7537C"/>
    <w:rsid w:val="00C760A8"/>
    <w:rsid w:val="00C77B1F"/>
    <w:rsid w:val="00C81B65"/>
    <w:rsid w:val="00C84B39"/>
    <w:rsid w:val="00C84FC2"/>
    <w:rsid w:val="00C85A1F"/>
    <w:rsid w:val="00C85C00"/>
    <w:rsid w:val="00C87095"/>
    <w:rsid w:val="00C873D4"/>
    <w:rsid w:val="00C87C55"/>
    <w:rsid w:val="00C902A4"/>
    <w:rsid w:val="00C913D0"/>
    <w:rsid w:val="00C91C58"/>
    <w:rsid w:val="00C92149"/>
    <w:rsid w:val="00C923B1"/>
    <w:rsid w:val="00C92911"/>
    <w:rsid w:val="00C92F44"/>
    <w:rsid w:val="00C936BE"/>
    <w:rsid w:val="00C937FE"/>
    <w:rsid w:val="00C951A0"/>
    <w:rsid w:val="00C9720E"/>
    <w:rsid w:val="00C9784D"/>
    <w:rsid w:val="00C97963"/>
    <w:rsid w:val="00C97D00"/>
    <w:rsid w:val="00CA0550"/>
    <w:rsid w:val="00CA0BEE"/>
    <w:rsid w:val="00CA1397"/>
    <w:rsid w:val="00CA2AE0"/>
    <w:rsid w:val="00CA4A0D"/>
    <w:rsid w:val="00CA4ED8"/>
    <w:rsid w:val="00CA53C4"/>
    <w:rsid w:val="00CA55CA"/>
    <w:rsid w:val="00CA5E85"/>
    <w:rsid w:val="00CA6211"/>
    <w:rsid w:val="00CA7DF3"/>
    <w:rsid w:val="00CB1BF4"/>
    <w:rsid w:val="00CB333C"/>
    <w:rsid w:val="00CB3CD7"/>
    <w:rsid w:val="00CB48B9"/>
    <w:rsid w:val="00CB4F77"/>
    <w:rsid w:val="00CB632E"/>
    <w:rsid w:val="00CB6808"/>
    <w:rsid w:val="00CB75B2"/>
    <w:rsid w:val="00CC0FF1"/>
    <w:rsid w:val="00CC1B2F"/>
    <w:rsid w:val="00CC21E3"/>
    <w:rsid w:val="00CC2447"/>
    <w:rsid w:val="00CC33B8"/>
    <w:rsid w:val="00CC3BD8"/>
    <w:rsid w:val="00CC3FB8"/>
    <w:rsid w:val="00CC4B26"/>
    <w:rsid w:val="00CC5C3C"/>
    <w:rsid w:val="00CC6815"/>
    <w:rsid w:val="00CC6865"/>
    <w:rsid w:val="00CC7939"/>
    <w:rsid w:val="00CC7E2B"/>
    <w:rsid w:val="00CD01F2"/>
    <w:rsid w:val="00CD0229"/>
    <w:rsid w:val="00CD1FE9"/>
    <w:rsid w:val="00CD33DA"/>
    <w:rsid w:val="00CD42D5"/>
    <w:rsid w:val="00CD4DD1"/>
    <w:rsid w:val="00CD513D"/>
    <w:rsid w:val="00CD5E51"/>
    <w:rsid w:val="00CE0C94"/>
    <w:rsid w:val="00CE1FC8"/>
    <w:rsid w:val="00CE2BE5"/>
    <w:rsid w:val="00CE2DA1"/>
    <w:rsid w:val="00CE38A0"/>
    <w:rsid w:val="00CE3E0E"/>
    <w:rsid w:val="00CE6442"/>
    <w:rsid w:val="00CE7258"/>
    <w:rsid w:val="00CE7DF6"/>
    <w:rsid w:val="00CF0333"/>
    <w:rsid w:val="00CF1894"/>
    <w:rsid w:val="00CF2933"/>
    <w:rsid w:val="00CF3A2E"/>
    <w:rsid w:val="00CF3A40"/>
    <w:rsid w:val="00CF4601"/>
    <w:rsid w:val="00CF584D"/>
    <w:rsid w:val="00CF6014"/>
    <w:rsid w:val="00CF622E"/>
    <w:rsid w:val="00CF6515"/>
    <w:rsid w:val="00D0075A"/>
    <w:rsid w:val="00D00A91"/>
    <w:rsid w:val="00D00B8D"/>
    <w:rsid w:val="00D0193F"/>
    <w:rsid w:val="00D020AC"/>
    <w:rsid w:val="00D025D2"/>
    <w:rsid w:val="00D032F1"/>
    <w:rsid w:val="00D0472E"/>
    <w:rsid w:val="00D04AAA"/>
    <w:rsid w:val="00D056B5"/>
    <w:rsid w:val="00D06A6E"/>
    <w:rsid w:val="00D0728B"/>
    <w:rsid w:val="00D07C56"/>
    <w:rsid w:val="00D07E46"/>
    <w:rsid w:val="00D13840"/>
    <w:rsid w:val="00D13A58"/>
    <w:rsid w:val="00D13BF8"/>
    <w:rsid w:val="00D141B9"/>
    <w:rsid w:val="00D142C6"/>
    <w:rsid w:val="00D14DF9"/>
    <w:rsid w:val="00D1542E"/>
    <w:rsid w:val="00D155DE"/>
    <w:rsid w:val="00D16E15"/>
    <w:rsid w:val="00D170CF"/>
    <w:rsid w:val="00D171C4"/>
    <w:rsid w:val="00D17849"/>
    <w:rsid w:val="00D17B62"/>
    <w:rsid w:val="00D200F7"/>
    <w:rsid w:val="00D206C1"/>
    <w:rsid w:val="00D2173A"/>
    <w:rsid w:val="00D217AD"/>
    <w:rsid w:val="00D21D6A"/>
    <w:rsid w:val="00D21EB8"/>
    <w:rsid w:val="00D222DF"/>
    <w:rsid w:val="00D22AA0"/>
    <w:rsid w:val="00D248D5"/>
    <w:rsid w:val="00D24A7D"/>
    <w:rsid w:val="00D24B3F"/>
    <w:rsid w:val="00D26665"/>
    <w:rsid w:val="00D26B25"/>
    <w:rsid w:val="00D26C37"/>
    <w:rsid w:val="00D300D8"/>
    <w:rsid w:val="00D300F5"/>
    <w:rsid w:val="00D30370"/>
    <w:rsid w:val="00D308E8"/>
    <w:rsid w:val="00D31BF7"/>
    <w:rsid w:val="00D32319"/>
    <w:rsid w:val="00D3465C"/>
    <w:rsid w:val="00D35694"/>
    <w:rsid w:val="00D36FC9"/>
    <w:rsid w:val="00D376FD"/>
    <w:rsid w:val="00D403FD"/>
    <w:rsid w:val="00D40648"/>
    <w:rsid w:val="00D40F01"/>
    <w:rsid w:val="00D41D4D"/>
    <w:rsid w:val="00D423A3"/>
    <w:rsid w:val="00D42D66"/>
    <w:rsid w:val="00D4370C"/>
    <w:rsid w:val="00D438BA"/>
    <w:rsid w:val="00D43C9C"/>
    <w:rsid w:val="00D45DC9"/>
    <w:rsid w:val="00D4653E"/>
    <w:rsid w:val="00D4657F"/>
    <w:rsid w:val="00D47504"/>
    <w:rsid w:val="00D47AAD"/>
    <w:rsid w:val="00D47B60"/>
    <w:rsid w:val="00D50007"/>
    <w:rsid w:val="00D50F74"/>
    <w:rsid w:val="00D514A0"/>
    <w:rsid w:val="00D51731"/>
    <w:rsid w:val="00D52D59"/>
    <w:rsid w:val="00D530BD"/>
    <w:rsid w:val="00D531DC"/>
    <w:rsid w:val="00D5341A"/>
    <w:rsid w:val="00D54533"/>
    <w:rsid w:val="00D5473D"/>
    <w:rsid w:val="00D54E91"/>
    <w:rsid w:val="00D56FD2"/>
    <w:rsid w:val="00D61B56"/>
    <w:rsid w:val="00D61D0B"/>
    <w:rsid w:val="00D657EB"/>
    <w:rsid w:val="00D65B0C"/>
    <w:rsid w:val="00D6686B"/>
    <w:rsid w:val="00D7003F"/>
    <w:rsid w:val="00D70292"/>
    <w:rsid w:val="00D71152"/>
    <w:rsid w:val="00D7115B"/>
    <w:rsid w:val="00D71492"/>
    <w:rsid w:val="00D71FFE"/>
    <w:rsid w:val="00D72776"/>
    <w:rsid w:val="00D73DD9"/>
    <w:rsid w:val="00D74E04"/>
    <w:rsid w:val="00D75085"/>
    <w:rsid w:val="00D76E8A"/>
    <w:rsid w:val="00D81038"/>
    <w:rsid w:val="00D821EC"/>
    <w:rsid w:val="00D82621"/>
    <w:rsid w:val="00D826E8"/>
    <w:rsid w:val="00D82840"/>
    <w:rsid w:val="00D85E3D"/>
    <w:rsid w:val="00D8657C"/>
    <w:rsid w:val="00D90BA7"/>
    <w:rsid w:val="00D90BFE"/>
    <w:rsid w:val="00D91986"/>
    <w:rsid w:val="00D91B34"/>
    <w:rsid w:val="00D93C92"/>
    <w:rsid w:val="00D94502"/>
    <w:rsid w:val="00D9505A"/>
    <w:rsid w:val="00D96D75"/>
    <w:rsid w:val="00D97B46"/>
    <w:rsid w:val="00D97E44"/>
    <w:rsid w:val="00DA17B4"/>
    <w:rsid w:val="00DA1F52"/>
    <w:rsid w:val="00DA3096"/>
    <w:rsid w:val="00DA42E8"/>
    <w:rsid w:val="00DA5B75"/>
    <w:rsid w:val="00DA5F81"/>
    <w:rsid w:val="00DA603E"/>
    <w:rsid w:val="00DB048F"/>
    <w:rsid w:val="00DB04D9"/>
    <w:rsid w:val="00DB1907"/>
    <w:rsid w:val="00DB1B6B"/>
    <w:rsid w:val="00DB2C4C"/>
    <w:rsid w:val="00DB47DD"/>
    <w:rsid w:val="00DB4C96"/>
    <w:rsid w:val="00DB503F"/>
    <w:rsid w:val="00DB53D1"/>
    <w:rsid w:val="00DB5DD1"/>
    <w:rsid w:val="00DB72FB"/>
    <w:rsid w:val="00DB7709"/>
    <w:rsid w:val="00DC030D"/>
    <w:rsid w:val="00DC1E50"/>
    <w:rsid w:val="00DC314E"/>
    <w:rsid w:val="00DC46D4"/>
    <w:rsid w:val="00DC4CA1"/>
    <w:rsid w:val="00DC4DFC"/>
    <w:rsid w:val="00DC4F2E"/>
    <w:rsid w:val="00DC5490"/>
    <w:rsid w:val="00DC740D"/>
    <w:rsid w:val="00DC760B"/>
    <w:rsid w:val="00DD1EC8"/>
    <w:rsid w:val="00DD2FB4"/>
    <w:rsid w:val="00DD3E18"/>
    <w:rsid w:val="00DE0C52"/>
    <w:rsid w:val="00DE122F"/>
    <w:rsid w:val="00DE1BEC"/>
    <w:rsid w:val="00DE1E89"/>
    <w:rsid w:val="00DE20B3"/>
    <w:rsid w:val="00DE252D"/>
    <w:rsid w:val="00DE282C"/>
    <w:rsid w:val="00DE3179"/>
    <w:rsid w:val="00DE49F3"/>
    <w:rsid w:val="00DE532D"/>
    <w:rsid w:val="00DE637F"/>
    <w:rsid w:val="00DE7868"/>
    <w:rsid w:val="00DE7BEF"/>
    <w:rsid w:val="00DF0970"/>
    <w:rsid w:val="00DF0D4B"/>
    <w:rsid w:val="00DF21F9"/>
    <w:rsid w:val="00DF2CB4"/>
    <w:rsid w:val="00DF3C37"/>
    <w:rsid w:val="00DF5143"/>
    <w:rsid w:val="00DF5412"/>
    <w:rsid w:val="00DF6930"/>
    <w:rsid w:val="00DF79F7"/>
    <w:rsid w:val="00E00617"/>
    <w:rsid w:val="00E024FA"/>
    <w:rsid w:val="00E026B3"/>
    <w:rsid w:val="00E028A9"/>
    <w:rsid w:val="00E048C7"/>
    <w:rsid w:val="00E04BCE"/>
    <w:rsid w:val="00E05FAC"/>
    <w:rsid w:val="00E0694C"/>
    <w:rsid w:val="00E10916"/>
    <w:rsid w:val="00E129CD"/>
    <w:rsid w:val="00E1418E"/>
    <w:rsid w:val="00E14C42"/>
    <w:rsid w:val="00E15110"/>
    <w:rsid w:val="00E15F32"/>
    <w:rsid w:val="00E16380"/>
    <w:rsid w:val="00E163D4"/>
    <w:rsid w:val="00E1657E"/>
    <w:rsid w:val="00E1678E"/>
    <w:rsid w:val="00E1694C"/>
    <w:rsid w:val="00E20725"/>
    <w:rsid w:val="00E22088"/>
    <w:rsid w:val="00E23154"/>
    <w:rsid w:val="00E263FB"/>
    <w:rsid w:val="00E26568"/>
    <w:rsid w:val="00E26A25"/>
    <w:rsid w:val="00E26FF6"/>
    <w:rsid w:val="00E27C5A"/>
    <w:rsid w:val="00E305DF"/>
    <w:rsid w:val="00E3086C"/>
    <w:rsid w:val="00E30A15"/>
    <w:rsid w:val="00E31F61"/>
    <w:rsid w:val="00E3304F"/>
    <w:rsid w:val="00E331C3"/>
    <w:rsid w:val="00E33AB6"/>
    <w:rsid w:val="00E35E28"/>
    <w:rsid w:val="00E36207"/>
    <w:rsid w:val="00E36800"/>
    <w:rsid w:val="00E369AB"/>
    <w:rsid w:val="00E37525"/>
    <w:rsid w:val="00E37603"/>
    <w:rsid w:val="00E37840"/>
    <w:rsid w:val="00E37936"/>
    <w:rsid w:val="00E41114"/>
    <w:rsid w:val="00E414F2"/>
    <w:rsid w:val="00E41CAC"/>
    <w:rsid w:val="00E43584"/>
    <w:rsid w:val="00E44262"/>
    <w:rsid w:val="00E44EB1"/>
    <w:rsid w:val="00E46ECD"/>
    <w:rsid w:val="00E46F95"/>
    <w:rsid w:val="00E5028B"/>
    <w:rsid w:val="00E516D3"/>
    <w:rsid w:val="00E51B92"/>
    <w:rsid w:val="00E51F20"/>
    <w:rsid w:val="00E529F0"/>
    <w:rsid w:val="00E52EDA"/>
    <w:rsid w:val="00E536EF"/>
    <w:rsid w:val="00E548ED"/>
    <w:rsid w:val="00E54A85"/>
    <w:rsid w:val="00E55F5D"/>
    <w:rsid w:val="00E56BD5"/>
    <w:rsid w:val="00E56D61"/>
    <w:rsid w:val="00E573A4"/>
    <w:rsid w:val="00E57BE4"/>
    <w:rsid w:val="00E57F25"/>
    <w:rsid w:val="00E6303F"/>
    <w:rsid w:val="00E63908"/>
    <w:rsid w:val="00E64AD6"/>
    <w:rsid w:val="00E64B1A"/>
    <w:rsid w:val="00E65F44"/>
    <w:rsid w:val="00E66254"/>
    <w:rsid w:val="00E67FC1"/>
    <w:rsid w:val="00E70AB0"/>
    <w:rsid w:val="00E7245D"/>
    <w:rsid w:val="00E7336D"/>
    <w:rsid w:val="00E73594"/>
    <w:rsid w:val="00E7462E"/>
    <w:rsid w:val="00E758F6"/>
    <w:rsid w:val="00E7611F"/>
    <w:rsid w:val="00E764B5"/>
    <w:rsid w:val="00E803DC"/>
    <w:rsid w:val="00E8183C"/>
    <w:rsid w:val="00E82573"/>
    <w:rsid w:val="00E840A6"/>
    <w:rsid w:val="00E87A01"/>
    <w:rsid w:val="00E90B76"/>
    <w:rsid w:val="00E93CDA"/>
    <w:rsid w:val="00E93DB9"/>
    <w:rsid w:val="00E9449F"/>
    <w:rsid w:val="00E94BA3"/>
    <w:rsid w:val="00E95F88"/>
    <w:rsid w:val="00E96F8A"/>
    <w:rsid w:val="00EA01EC"/>
    <w:rsid w:val="00EA04F3"/>
    <w:rsid w:val="00EA1542"/>
    <w:rsid w:val="00EA2678"/>
    <w:rsid w:val="00EA4C2C"/>
    <w:rsid w:val="00EA4CF3"/>
    <w:rsid w:val="00EA4EB8"/>
    <w:rsid w:val="00EA5924"/>
    <w:rsid w:val="00EA6942"/>
    <w:rsid w:val="00EA6C5A"/>
    <w:rsid w:val="00EA6FA4"/>
    <w:rsid w:val="00EA7159"/>
    <w:rsid w:val="00EB0194"/>
    <w:rsid w:val="00EB1621"/>
    <w:rsid w:val="00EB1AE8"/>
    <w:rsid w:val="00EB1D2F"/>
    <w:rsid w:val="00EB20CD"/>
    <w:rsid w:val="00EB21F5"/>
    <w:rsid w:val="00EB2CE4"/>
    <w:rsid w:val="00EB559F"/>
    <w:rsid w:val="00EB60B3"/>
    <w:rsid w:val="00EB66E9"/>
    <w:rsid w:val="00EB77FF"/>
    <w:rsid w:val="00EB7A35"/>
    <w:rsid w:val="00EC1589"/>
    <w:rsid w:val="00EC15CB"/>
    <w:rsid w:val="00EC1B1C"/>
    <w:rsid w:val="00EC2472"/>
    <w:rsid w:val="00EC474E"/>
    <w:rsid w:val="00EC5332"/>
    <w:rsid w:val="00EC5C53"/>
    <w:rsid w:val="00EC6E01"/>
    <w:rsid w:val="00EC79D6"/>
    <w:rsid w:val="00ED05D5"/>
    <w:rsid w:val="00ED071F"/>
    <w:rsid w:val="00ED118A"/>
    <w:rsid w:val="00ED1969"/>
    <w:rsid w:val="00ED1FDC"/>
    <w:rsid w:val="00ED297E"/>
    <w:rsid w:val="00ED40C5"/>
    <w:rsid w:val="00ED5BC2"/>
    <w:rsid w:val="00ED5ECA"/>
    <w:rsid w:val="00ED67E8"/>
    <w:rsid w:val="00ED7055"/>
    <w:rsid w:val="00ED7411"/>
    <w:rsid w:val="00ED797B"/>
    <w:rsid w:val="00EE0CF4"/>
    <w:rsid w:val="00EE170C"/>
    <w:rsid w:val="00EE24AD"/>
    <w:rsid w:val="00EE2518"/>
    <w:rsid w:val="00EE4A19"/>
    <w:rsid w:val="00EE5C66"/>
    <w:rsid w:val="00EE6015"/>
    <w:rsid w:val="00EE784E"/>
    <w:rsid w:val="00EF28CC"/>
    <w:rsid w:val="00EF2BC3"/>
    <w:rsid w:val="00EF2FA0"/>
    <w:rsid w:val="00EF38EB"/>
    <w:rsid w:val="00EF3928"/>
    <w:rsid w:val="00EF3ED2"/>
    <w:rsid w:val="00EF423A"/>
    <w:rsid w:val="00EF4ADB"/>
    <w:rsid w:val="00EF655F"/>
    <w:rsid w:val="00EF7055"/>
    <w:rsid w:val="00EF764A"/>
    <w:rsid w:val="00EF7EA8"/>
    <w:rsid w:val="00F00277"/>
    <w:rsid w:val="00F003B6"/>
    <w:rsid w:val="00F00EE2"/>
    <w:rsid w:val="00F02350"/>
    <w:rsid w:val="00F0235A"/>
    <w:rsid w:val="00F0361D"/>
    <w:rsid w:val="00F03E3B"/>
    <w:rsid w:val="00F03FD6"/>
    <w:rsid w:val="00F04695"/>
    <w:rsid w:val="00F04756"/>
    <w:rsid w:val="00F04C6F"/>
    <w:rsid w:val="00F0510E"/>
    <w:rsid w:val="00F074B7"/>
    <w:rsid w:val="00F104FA"/>
    <w:rsid w:val="00F1092C"/>
    <w:rsid w:val="00F10EE9"/>
    <w:rsid w:val="00F132A1"/>
    <w:rsid w:val="00F14316"/>
    <w:rsid w:val="00F149CD"/>
    <w:rsid w:val="00F14BF6"/>
    <w:rsid w:val="00F14D49"/>
    <w:rsid w:val="00F158F4"/>
    <w:rsid w:val="00F1682A"/>
    <w:rsid w:val="00F177FF"/>
    <w:rsid w:val="00F20249"/>
    <w:rsid w:val="00F2079B"/>
    <w:rsid w:val="00F22D46"/>
    <w:rsid w:val="00F234DE"/>
    <w:rsid w:val="00F2449A"/>
    <w:rsid w:val="00F245DF"/>
    <w:rsid w:val="00F24EF7"/>
    <w:rsid w:val="00F25FF2"/>
    <w:rsid w:val="00F30EEE"/>
    <w:rsid w:val="00F3131B"/>
    <w:rsid w:val="00F32574"/>
    <w:rsid w:val="00F337DE"/>
    <w:rsid w:val="00F33D72"/>
    <w:rsid w:val="00F3522C"/>
    <w:rsid w:val="00F36CD9"/>
    <w:rsid w:val="00F36D77"/>
    <w:rsid w:val="00F40479"/>
    <w:rsid w:val="00F4056C"/>
    <w:rsid w:val="00F44C85"/>
    <w:rsid w:val="00F4705D"/>
    <w:rsid w:val="00F471D5"/>
    <w:rsid w:val="00F5067B"/>
    <w:rsid w:val="00F514D0"/>
    <w:rsid w:val="00F51A3D"/>
    <w:rsid w:val="00F51AEC"/>
    <w:rsid w:val="00F51C00"/>
    <w:rsid w:val="00F52CAB"/>
    <w:rsid w:val="00F53120"/>
    <w:rsid w:val="00F54BE0"/>
    <w:rsid w:val="00F5504D"/>
    <w:rsid w:val="00F55BB7"/>
    <w:rsid w:val="00F56272"/>
    <w:rsid w:val="00F563A1"/>
    <w:rsid w:val="00F56879"/>
    <w:rsid w:val="00F572AA"/>
    <w:rsid w:val="00F62E3E"/>
    <w:rsid w:val="00F638E9"/>
    <w:rsid w:val="00F64AD3"/>
    <w:rsid w:val="00F65F1A"/>
    <w:rsid w:val="00F70AD0"/>
    <w:rsid w:val="00F71CE7"/>
    <w:rsid w:val="00F72F2B"/>
    <w:rsid w:val="00F738C1"/>
    <w:rsid w:val="00F739B6"/>
    <w:rsid w:val="00F745A7"/>
    <w:rsid w:val="00F76046"/>
    <w:rsid w:val="00F77176"/>
    <w:rsid w:val="00F77A04"/>
    <w:rsid w:val="00F80869"/>
    <w:rsid w:val="00F81EB0"/>
    <w:rsid w:val="00F8274F"/>
    <w:rsid w:val="00F82C34"/>
    <w:rsid w:val="00F84F7D"/>
    <w:rsid w:val="00F84FC6"/>
    <w:rsid w:val="00F850F6"/>
    <w:rsid w:val="00F85DA6"/>
    <w:rsid w:val="00F86F22"/>
    <w:rsid w:val="00F870EA"/>
    <w:rsid w:val="00F878D2"/>
    <w:rsid w:val="00F87A73"/>
    <w:rsid w:val="00F87C9B"/>
    <w:rsid w:val="00F914C3"/>
    <w:rsid w:val="00F91B35"/>
    <w:rsid w:val="00F92432"/>
    <w:rsid w:val="00F93C0C"/>
    <w:rsid w:val="00F93C11"/>
    <w:rsid w:val="00F94763"/>
    <w:rsid w:val="00F94CD3"/>
    <w:rsid w:val="00F950EC"/>
    <w:rsid w:val="00F95851"/>
    <w:rsid w:val="00F9678A"/>
    <w:rsid w:val="00F97592"/>
    <w:rsid w:val="00FA01C3"/>
    <w:rsid w:val="00FA07C3"/>
    <w:rsid w:val="00FA0E51"/>
    <w:rsid w:val="00FA1AD2"/>
    <w:rsid w:val="00FA3D55"/>
    <w:rsid w:val="00FA4879"/>
    <w:rsid w:val="00FA623A"/>
    <w:rsid w:val="00FA6331"/>
    <w:rsid w:val="00FA6570"/>
    <w:rsid w:val="00FA699A"/>
    <w:rsid w:val="00FA70CF"/>
    <w:rsid w:val="00FB06B4"/>
    <w:rsid w:val="00FB098B"/>
    <w:rsid w:val="00FB106A"/>
    <w:rsid w:val="00FB17B6"/>
    <w:rsid w:val="00FB1D7F"/>
    <w:rsid w:val="00FB2641"/>
    <w:rsid w:val="00FB35B2"/>
    <w:rsid w:val="00FB3B56"/>
    <w:rsid w:val="00FB4F3A"/>
    <w:rsid w:val="00FB73F8"/>
    <w:rsid w:val="00FB74D6"/>
    <w:rsid w:val="00FC0409"/>
    <w:rsid w:val="00FC054A"/>
    <w:rsid w:val="00FC06FF"/>
    <w:rsid w:val="00FC08F7"/>
    <w:rsid w:val="00FC1750"/>
    <w:rsid w:val="00FC424B"/>
    <w:rsid w:val="00FC45B6"/>
    <w:rsid w:val="00FC4C76"/>
    <w:rsid w:val="00FC4D71"/>
    <w:rsid w:val="00FC5780"/>
    <w:rsid w:val="00FC68B2"/>
    <w:rsid w:val="00FD0FE5"/>
    <w:rsid w:val="00FD184F"/>
    <w:rsid w:val="00FD2833"/>
    <w:rsid w:val="00FD2DFD"/>
    <w:rsid w:val="00FD2FDF"/>
    <w:rsid w:val="00FD3E1A"/>
    <w:rsid w:val="00FD3F44"/>
    <w:rsid w:val="00FD46A1"/>
    <w:rsid w:val="00FD4ADA"/>
    <w:rsid w:val="00FD4B5D"/>
    <w:rsid w:val="00FD63CE"/>
    <w:rsid w:val="00FE0624"/>
    <w:rsid w:val="00FE0F88"/>
    <w:rsid w:val="00FE1767"/>
    <w:rsid w:val="00FE310C"/>
    <w:rsid w:val="00FE4C50"/>
    <w:rsid w:val="00FE52B9"/>
    <w:rsid w:val="00FE5EF2"/>
    <w:rsid w:val="00FE6F03"/>
    <w:rsid w:val="00FE77B4"/>
    <w:rsid w:val="00FE7E15"/>
    <w:rsid w:val="00FF0393"/>
    <w:rsid w:val="00FF0DDD"/>
    <w:rsid w:val="00FF3181"/>
    <w:rsid w:val="00FF319D"/>
    <w:rsid w:val="00FF3F09"/>
    <w:rsid w:val="00FF454E"/>
    <w:rsid w:val="00FF5E5E"/>
    <w:rsid w:val="00FF6B1C"/>
    <w:rsid w:val="00FF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16C3"/>
  <w15:chartTrackingRefBased/>
  <w15:docId w15:val="{EAC0E155-D956-254C-99E9-BDF6DBD1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79"/>
    <w:rPr>
      <w:rFonts w:eastAsiaTheme="majorEastAsia" w:cstheme="majorBidi"/>
      <w:color w:val="272727" w:themeColor="text1" w:themeTint="D8"/>
    </w:rPr>
  </w:style>
  <w:style w:type="paragraph" w:styleId="Title">
    <w:name w:val="Title"/>
    <w:basedOn w:val="Normal"/>
    <w:next w:val="Normal"/>
    <w:link w:val="TitleChar"/>
    <w:uiPriority w:val="10"/>
    <w:qFormat/>
    <w:rsid w:val="00FA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79"/>
    <w:pPr>
      <w:spacing w:before="160"/>
      <w:jc w:val="center"/>
    </w:pPr>
    <w:rPr>
      <w:i/>
      <w:iCs/>
      <w:color w:val="404040" w:themeColor="text1" w:themeTint="BF"/>
    </w:rPr>
  </w:style>
  <w:style w:type="character" w:customStyle="1" w:styleId="QuoteChar">
    <w:name w:val="Quote Char"/>
    <w:basedOn w:val="DefaultParagraphFont"/>
    <w:link w:val="Quote"/>
    <w:uiPriority w:val="29"/>
    <w:rsid w:val="00FA4879"/>
    <w:rPr>
      <w:i/>
      <w:iCs/>
      <w:color w:val="404040" w:themeColor="text1" w:themeTint="BF"/>
    </w:rPr>
  </w:style>
  <w:style w:type="paragraph" w:styleId="ListParagraph">
    <w:name w:val="List Paragraph"/>
    <w:basedOn w:val="Normal"/>
    <w:uiPriority w:val="34"/>
    <w:qFormat/>
    <w:rsid w:val="00FA4879"/>
    <w:pPr>
      <w:ind w:left="720"/>
      <w:contextualSpacing/>
    </w:pPr>
  </w:style>
  <w:style w:type="character" w:styleId="IntenseEmphasis">
    <w:name w:val="Intense Emphasis"/>
    <w:basedOn w:val="DefaultParagraphFont"/>
    <w:uiPriority w:val="21"/>
    <w:qFormat/>
    <w:rsid w:val="00FA4879"/>
    <w:rPr>
      <w:i/>
      <w:iCs/>
      <w:color w:val="0F4761" w:themeColor="accent1" w:themeShade="BF"/>
    </w:rPr>
  </w:style>
  <w:style w:type="paragraph" w:styleId="IntenseQuote">
    <w:name w:val="Intense Quote"/>
    <w:basedOn w:val="Normal"/>
    <w:next w:val="Normal"/>
    <w:link w:val="IntenseQuoteChar"/>
    <w:uiPriority w:val="30"/>
    <w:qFormat/>
    <w:rsid w:val="00FA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879"/>
    <w:rPr>
      <w:i/>
      <w:iCs/>
      <w:color w:val="0F4761" w:themeColor="accent1" w:themeShade="BF"/>
    </w:rPr>
  </w:style>
  <w:style w:type="character" w:styleId="IntenseReference">
    <w:name w:val="Intense Reference"/>
    <w:basedOn w:val="DefaultParagraphFont"/>
    <w:uiPriority w:val="32"/>
    <w:qFormat/>
    <w:rsid w:val="00FA4879"/>
    <w:rPr>
      <w:b/>
      <w:bCs/>
      <w:smallCaps/>
      <w:color w:val="0F4761" w:themeColor="accent1" w:themeShade="BF"/>
      <w:spacing w:val="5"/>
    </w:rPr>
  </w:style>
  <w:style w:type="paragraph" w:styleId="BodyText">
    <w:name w:val="Body Text"/>
    <w:basedOn w:val="Normal"/>
    <w:link w:val="BodyTextChar"/>
    <w:uiPriority w:val="1"/>
    <w:qFormat/>
    <w:rsid w:val="004A0980"/>
    <w:pPr>
      <w:widowControl w:val="0"/>
      <w:autoSpaceDE w:val="0"/>
      <w:autoSpaceDN w:val="0"/>
      <w:spacing w:after="0" w:line="240" w:lineRule="auto"/>
    </w:pPr>
    <w:rPr>
      <w:rFonts w:ascii="Arial" w:eastAsia="Arial" w:hAnsi="Arial" w:cs="Arial"/>
      <w:kern w:val="0"/>
      <w:sz w:val="15"/>
      <w:szCs w:val="15"/>
      <w14:ligatures w14:val="none"/>
    </w:rPr>
  </w:style>
  <w:style w:type="character" w:customStyle="1" w:styleId="BodyTextChar">
    <w:name w:val="Body Text Char"/>
    <w:basedOn w:val="DefaultParagraphFont"/>
    <w:link w:val="BodyText"/>
    <w:uiPriority w:val="1"/>
    <w:rsid w:val="004A0980"/>
    <w:rPr>
      <w:rFonts w:ascii="Arial" w:eastAsia="Arial" w:hAnsi="Arial" w:cs="Arial"/>
      <w:kern w:val="0"/>
      <w:sz w:val="15"/>
      <w:szCs w:val="15"/>
      <w14:ligatures w14:val="none"/>
    </w:rPr>
  </w:style>
  <w:style w:type="paragraph" w:styleId="NoSpacing">
    <w:name w:val="No Spacing"/>
    <w:uiPriority w:val="1"/>
    <w:qFormat/>
    <w:rsid w:val="00DD1EC8"/>
    <w:pPr>
      <w:spacing w:after="0" w:line="240" w:lineRule="auto"/>
    </w:pPr>
    <w:rPr>
      <w:kern w:val="0"/>
      <w:sz w:val="22"/>
      <w:szCs w:val="22"/>
      <w14:ligatures w14:val="none"/>
    </w:rPr>
  </w:style>
  <w:style w:type="paragraph" w:styleId="Revision">
    <w:name w:val="Revision"/>
    <w:hidden/>
    <w:uiPriority w:val="99"/>
    <w:semiHidden/>
    <w:rsid w:val="001D7F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zweig/Downloads/GRFP_Personal_State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GRFP_Personal_Statement_Template.dotx</Template>
  <TotalTime>155</TotalTime>
  <Pages>3</Pages>
  <Words>2659</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Zweig</dc:creator>
  <cp:keywords/>
  <dc:description/>
  <cp:lastModifiedBy>Max Zweig</cp:lastModifiedBy>
  <cp:revision>777</cp:revision>
  <cp:lastPrinted>2025-09-02T18:15:00Z</cp:lastPrinted>
  <dcterms:created xsi:type="dcterms:W3CDTF">2025-11-12T02:32:00Z</dcterms:created>
  <dcterms:modified xsi:type="dcterms:W3CDTF">2025-11-13T05:12:00Z</dcterms:modified>
</cp:coreProperties>
</file>