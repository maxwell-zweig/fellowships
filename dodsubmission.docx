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FBDB" w14:textId="6301E76E" w:rsidR="00C330F6" w:rsidRPr="00466BC3" w:rsidRDefault="00C330F6" w:rsidP="00C330F6">
      <w:pPr>
        <w:spacing w:line="240" w:lineRule="auto"/>
        <w:rPr>
          <w:rFonts w:ascii="Times New Roman" w:hAnsi="Times New Roman" w:cs="Times New Roman"/>
          <w:b/>
          <w:bCs/>
        </w:rPr>
      </w:pPr>
      <w:r w:rsidRPr="00466BC3">
        <w:rPr>
          <w:rFonts w:ascii="Times New Roman" w:hAnsi="Times New Roman" w:cs="Times New Roman"/>
          <w:b/>
          <w:bCs/>
        </w:rPr>
        <w:t xml:space="preserve">Higher Fidelity Models of Spacecraft Reachability – Maxwell Zweig, </w:t>
      </w:r>
      <w:r w:rsidR="007F2761">
        <w:rPr>
          <w:rFonts w:ascii="Times New Roman" w:hAnsi="Times New Roman" w:cs="Times New Roman"/>
          <w:b/>
          <w:bCs/>
        </w:rPr>
        <w:t>DOD</w:t>
      </w:r>
      <w:r w:rsidRPr="00466BC3">
        <w:rPr>
          <w:rFonts w:ascii="Times New Roman" w:hAnsi="Times New Roman" w:cs="Times New Roman"/>
          <w:b/>
          <w:bCs/>
        </w:rPr>
        <w:t xml:space="preserve"> </w:t>
      </w:r>
      <w:r w:rsidR="007F2761">
        <w:rPr>
          <w:rFonts w:ascii="Times New Roman" w:hAnsi="Times New Roman" w:cs="Times New Roman"/>
          <w:b/>
          <w:bCs/>
        </w:rPr>
        <w:t>NDSEG</w:t>
      </w:r>
      <w:r w:rsidRPr="00466BC3">
        <w:rPr>
          <w:rFonts w:ascii="Times New Roman" w:hAnsi="Times New Roman" w:cs="Times New Roman"/>
          <w:b/>
          <w:bCs/>
        </w:rPr>
        <w:t xml:space="preserve"> 2025 </w:t>
      </w:r>
    </w:p>
    <w:p w14:paraId="4F899ED5" w14:textId="1C959856" w:rsidR="001A15F4" w:rsidRPr="00466BC3" w:rsidRDefault="00C330F6" w:rsidP="00C330F6">
      <w:pPr>
        <w:spacing w:line="240" w:lineRule="auto"/>
        <w:rPr>
          <w:rFonts w:ascii="Times New Roman" w:hAnsi="Times New Roman" w:cs="Times New Roman"/>
        </w:rPr>
      </w:pPr>
      <w:r w:rsidRPr="00466BC3">
        <w:rPr>
          <w:rFonts w:ascii="Times New Roman" w:hAnsi="Times New Roman" w:cs="Times New Roman"/>
          <w:b/>
          <w:bCs/>
        </w:rPr>
        <w:t>Motivation:</w:t>
      </w:r>
      <w:r w:rsidRPr="00466BC3">
        <w:rPr>
          <w:rFonts w:ascii="Times New Roman" w:hAnsi="Times New Roman" w:cs="Times New Roman"/>
        </w:rPr>
        <w:t xml:space="preserve"> The term “Kessler Syndrome” refers to the grave possibility of run-away collisions occurring between satellites if their density in orbit reaches a critical threshold. While the likelihood of a full Kessler-like scenario is debated, the probability of catastrophic debris-strewing collisions has been increasing along with the number of commercial and government satellites in orbit. As a result, the need for improved space traffic management tools is more pressing than ever. Reachable domain (RD) theory may be brought to bear on the problem of space traffic management: </w:t>
      </w:r>
      <w:r w:rsidR="00F430E4">
        <w:rPr>
          <w:rFonts w:ascii="Times New Roman" w:hAnsi="Times New Roman" w:cs="Times New Roman"/>
        </w:rPr>
        <w:t>computation of the RD of a satellite</w:t>
      </w:r>
      <w:r w:rsidR="007A4C01">
        <w:rPr>
          <w:rFonts w:ascii="Times New Roman" w:hAnsi="Times New Roman" w:cs="Times New Roman"/>
        </w:rPr>
        <w:t xml:space="preserve"> allows the operator to</w:t>
      </w:r>
      <w:r w:rsidR="00F430E4">
        <w:rPr>
          <w:rFonts w:ascii="Times New Roman" w:hAnsi="Times New Roman" w:cs="Times New Roman"/>
        </w:rPr>
        <w:t xml:space="preserve"> </w:t>
      </w:r>
      <w:r w:rsidR="00B02B5C">
        <w:rPr>
          <w:rFonts w:ascii="Times New Roman" w:hAnsi="Times New Roman" w:cs="Times New Roman"/>
        </w:rPr>
        <w:t xml:space="preserve">determine </w:t>
      </w:r>
      <w:r w:rsidR="0059468D" w:rsidRPr="0059468D">
        <w:rPr>
          <w:rFonts w:ascii="Times New Roman" w:hAnsi="Times New Roman" w:cs="Times New Roman"/>
        </w:rPr>
        <w:t xml:space="preserve">the set of possible positions reachable to </w:t>
      </w:r>
      <w:r w:rsidR="007B0CE7">
        <w:rPr>
          <w:rFonts w:ascii="Times New Roman" w:hAnsi="Times New Roman" w:cs="Times New Roman"/>
        </w:rPr>
        <w:t>that</w:t>
      </w:r>
      <w:r w:rsidR="0059468D" w:rsidRPr="0059468D">
        <w:rPr>
          <w:rFonts w:ascii="Times New Roman" w:hAnsi="Times New Roman" w:cs="Times New Roman"/>
        </w:rPr>
        <w:t xml:space="preserve"> satellite from a given initial</w:t>
      </w:r>
      <w:r w:rsidR="00752594">
        <w:rPr>
          <w:rFonts w:ascii="Times New Roman" w:hAnsi="Times New Roman" w:cs="Times New Roman"/>
        </w:rPr>
        <w:t xml:space="preserve"> </w:t>
      </w:r>
      <w:r w:rsidR="0059468D" w:rsidRPr="0059468D">
        <w:rPr>
          <w:rFonts w:ascii="Times New Roman" w:hAnsi="Times New Roman" w:cs="Times New Roman"/>
        </w:rPr>
        <w:t>position and velocit</w:t>
      </w:r>
      <w:r w:rsidR="002E02A7">
        <w:rPr>
          <w:rFonts w:ascii="Times New Roman" w:hAnsi="Times New Roman" w:cs="Times New Roman"/>
        </w:rPr>
        <w:t>y</w:t>
      </w:r>
      <w:r w:rsidR="001A1B0F">
        <w:rPr>
          <w:rFonts w:ascii="Times New Roman" w:hAnsi="Times New Roman" w:cs="Times New Roman"/>
        </w:rPr>
        <w:t xml:space="preserve">. </w:t>
      </w:r>
      <w:r w:rsidRPr="00466BC3">
        <w:rPr>
          <w:rFonts w:ascii="Times New Roman" w:hAnsi="Times New Roman" w:cs="Times New Roman"/>
        </w:rPr>
        <w:t xml:space="preserve">By studying when the RD of a satellite intersects with orbiting debris or the RD of another satellite, satellite operators </w:t>
      </w:r>
      <w:r w:rsidR="00377BA5">
        <w:rPr>
          <w:rFonts w:ascii="Times New Roman" w:hAnsi="Times New Roman" w:cs="Times New Roman"/>
        </w:rPr>
        <w:t>can</w:t>
      </w:r>
      <w:r w:rsidRPr="00466BC3">
        <w:rPr>
          <w:rFonts w:ascii="Times New Roman" w:hAnsi="Times New Roman" w:cs="Times New Roman"/>
        </w:rPr>
        <w:t xml:space="preserve"> determine if a collision may occur. As a result of its direct applicability to safety analysis the RD problem has been well-studied under varying dynamical contexts and control assumptions [5, </w:t>
      </w:r>
      <w:r w:rsidRPr="00466BC3">
        <w:rPr>
          <w:rFonts w:ascii="Times New Roman" w:hAnsi="Times New Roman" w:cs="Times New Roman"/>
          <w:color w:val="000000" w:themeColor="text1"/>
        </w:rPr>
        <w:t>1</w:t>
      </w:r>
      <w:r w:rsidRPr="00466BC3">
        <w:rPr>
          <w:rFonts w:ascii="Times New Roman" w:hAnsi="Times New Roman" w:cs="Times New Roman"/>
        </w:rPr>
        <w:t xml:space="preserve">, </w:t>
      </w:r>
      <w:r w:rsidRPr="00466BC3">
        <w:rPr>
          <w:rFonts w:ascii="Times New Roman" w:hAnsi="Times New Roman" w:cs="Times New Roman"/>
          <w:color w:val="000000" w:themeColor="text1"/>
        </w:rPr>
        <w:t>7</w:t>
      </w:r>
      <w:r w:rsidRPr="00466BC3">
        <w:rPr>
          <w:rFonts w:ascii="Times New Roman" w:hAnsi="Times New Roman" w:cs="Times New Roman"/>
        </w:rPr>
        <w:t>], however only limited attention has been given to difficult generalizations of the problem including RD computation under multi-impulse control, initial state, or dynamic uncertainty [</w:t>
      </w:r>
      <w:r w:rsidRPr="00466BC3">
        <w:rPr>
          <w:rFonts w:ascii="Times New Roman" w:hAnsi="Times New Roman" w:cs="Times New Roman"/>
          <w:color w:val="000000" w:themeColor="text1"/>
        </w:rPr>
        <w:t>9</w:t>
      </w:r>
      <w:r w:rsidRPr="00466BC3">
        <w:rPr>
          <w:rFonts w:ascii="Times New Roman" w:hAnsi="Times New Roman" w:cs="Times New Roman"/>
        </w:rPr>
        <w:t xml:space="preserve">, </w:t>
      </w:r>
      <w:r w:rsidRPr="00466BC3">
        <w:rPr>
          <w:rFonts w:ascii="Times New Roman" w:hAnsi="Times New Roman" w:cs="Times New Roman"/>
          <w:color w:val="000000" w:themeColor="text1"/>
        </w:rPr>
        <w:t>4</w:t>
      </w:r>
      <w:r w:rsidRPr="00466BC3">
        <w:rPr>
          <w:rFonts w:ascii="Times New Roman" w:hAnsi="Times New Roman" w:cs="Times New Roman"/>
        </w:rPr>
        <w:t>]. Analysis of these cases is of significant interest to spacecraft operators because satellites may maneuver with multiple near-impulsive burns (as opposed to the well-studied single-impulse case) and the initial state of or dynamical environment the satellite is subject to are often only known approximately. Higher fidelity models for satellite reachability are needed to address these cases and are warranted to help mitigate the possibility of satellite collisions under the demands of a busy space environment and to better enable mission designers and policy makers to construct robust flight plans. To meet this need, I propose to extend my previous work in optimal control and reachability to the computation of reachable sets under multi-impulse, initial state and dynamic uncertainty.</w:t>
      </w:r>
    </w:p>
    <w:p w14:paraId="6B5CE10F" w14:textId="6D1B3CE5" w:rsidR="00F67A62" w:rsidRPr="00837203" w:rsidRDefault="00C330F6" w:rsidP="00F67A62">
      <w:pPr>
        <w:spacing w:line="240" w:lineRule="auto"/>
        <w:rPr>
          <w:rFonts w:ascii="Cambria Math" w:hAnsi="Cambria Math" w:cs="Times New Roman"/>
          <w:oMath/>
        </w:rPr>
      </w:pPr>
      <w:r w:rsidRPr="00466BC3">
        <w:rPr>
          <w:rFonts w:ascii="Times New Roman" w:hAnsi="Times New Roman" w:cs="Times New Roman"/>
          <w:b/>
          <w:bCs/>
        </w:rPr>
        <w:t xml:space="preserve">Methodology: </w:t>
      </w:r>
      <w:r w:rsidRPr="00466BC3">
        <w:rPr>
          <w:rFonts w:ascii="Times New Roman" w:hAnsi="Times New Roman" w:cs="Times New Roman"/>
        </w:rPr>
        <w:t>During my graduate study, I will perform three related novel studies to address each of these cases. I will perform each study in the relative motion Hill-Clohessy-Wiltshire</w:t>
      </w:r>
      <w:r w:rsidR="00BA409F">
        <w:rPr>
          <w:rFonts w:ascii="Times New Roman" w:hAnsi="Times New Roman" w:cs="Times New Roman"/>
        </w:rPr>
        <w:t xml:space="preserve"> (HCW)</w:t>
      </w:r>
      <w:r w:rsidRPr="00466BC3">
        <w:rPr>
          <w:rFonts w:ascii="Times New Roman" w:hAnsi="Times New Roman" w:cs="Times New Roman"/>
        </w:rPr>
        <w:t xml:space="preserve"> dynamics because this </w:t>
      </w:r>
      <w:commentRangeStart w:id="0"/>
      <w:r w:rsidRPr="00466BC3">
        <w:rPr>
          <w:rFonts w:ascii="Times New Roman" w:hAnsi="Times New Roman" w:cs="Times New Roman"/>
        </w:rPr>
        <w:t>dynamical</w:t>
      </w:r>
      <w:commentRangeEnd w:id="0"/>
      <w:r w:rsidR="002347DA">
        <w:rPr>
          <w:rStyle w:val="CommentReference"/>
        </w:rPr>
        <w:commentReference w:id="0"/>
      </w:r>
      <w:r w:rsidRPr="00466BC3">
        <w:rPr>
          <w:rFonts w:ascii="Times New Roman" w:hAnsi="Times New Roman" w:cs="Times New Roman"/>
        </w:rPr>
        <w:t xml:space="preserve"> regime builds directly on my previous work will remaining applicable to spacecraft operators; however, my methodology will be directly applicable to arbitrary dynamical models. In the multi-impulse case, researchers have recently studied optimal multi-impulse trajectories as a limit of continuous thrust fuel-limited trajectories [</w:t>
      </w:r>
      <w:r w:rsidRPr="00466BC3">
        <w:rPr>
          <w:rFonts w:ascii="Times New Roman" w:hAnsi="Times New Roman" w:cs="Times New Roman"/>
          <w:color w:val="000000" w:themeColor="text1"/>
        </w:rPr>
        <w:t>8</w:t>
      </w:r>
      <w:r w:rsidRPr="00466BC3">
        <w:rPr>
          <w:rFonts w:ascii="Times New Roman" w:hAnsi="Times New Roman" w:cs="Times New Roman"/>
        </w:rPr>
        <w:t>]. Motivated by this, I will compute the multi-impulse RD as a limiting solution of the continuous-thrust fuel-limited RD. In previous work I compute the fuel-limited set by “sweeping” as in [</w:t>
      </w:r>
      <w:r w:rsidRPr="00466BC3">
        <w:rPr>
          <w:rFonts w:ascii="Times New Roman" w:hAnsi="Times New Roman" w:cs="Times New Roman"/>
          <w:color w:val="000000" w:themeColor="text1"/>
        </w:rPr>
        <w:t>7</w:t>
      </w:r>
      <w:r w:rsidRPr="00466BC3">
        <w:rPr>
          <w:rFonts w:ascii="Times New Roman" w:hAnsi="Times New Roman" w:cs="Times New Roman"/>
        </w:rPr>
        <w:t>] through a selection of directions sampled to cover the RS, solving a different optimal control problem for each direction and propagating the spacecraft along the optimally controlled dynamics to recover the set boundary.</w:t>
      </w:r>
      <w:r w:rsidR="00D87072">
        <w:rPr>
          <w:rFonts w:ascii="Times New Roman" w:hAnsi="Times New Roman" w:cs="Times New Roman"/>
        </w:rPr>
        <w:t xml:space="preserve"> In this work, I make sure </w:t>
      </w:r>
      <w:r w:rsidR="006F4292">
        <w:rPr>
          <w:rFonts w:ascii="Times New Roman" w:hAnsi="Times New Roman" w:cs="Times New Roman"/>
        </w:rPr>
        <w:t>my control efforts</w:t>
      </w:r>
      <w:r w:rsidR="001A2A0A">
        <w:rPr>
          <w:rFonts w:ascii="Times New Roman" w:eastAsiaTheme="minorEastAsia" w:hAnsi="Times New Roman" w:cs="Times New Roman"/>
        </w:rPr>
        <w:t xml:space="preserve">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oMath>
      <w:r w:rsidR="006F4292">
        <w:rPr>
          <w:rFonts w:ascii="Times New Roman" w:hAnsi="Times New Roman" w:cs="Times New Roman"/>
        </w:rPr>
        <w:t xml:space="preserve"> </w:t>
      </w:r>
      <w:r w:rsidR="00D22EA2">
        <w:rPr>
          <w:rFonts w:ascii="Times New Roman" w:hAnsi="Times New Roman" w:cs="Times New Roman"/>
        </w:rPr>
        <w:t>heed</w:t>
      </w:r>
      <w:r w:rsidR="00D87072">
        <w:rPr>
          <w:rFonts w:ascii="Times New Roman" w:hAnsi="Times New Roman" w:cs="Times New Roman"/>
        </w:rPr>
        <w:t xml:space="preserve"> the inequality constraint </w:t>
      </w:r>
      <m:oMath>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r>
              <w:rPr>
                <w:rFonts w:ascii="Cambria Math" w:hAnsi="Cambria Math" w:cs="Times New Roman"/>
              </w:rPr>
              <m:t>T</m:t>
            </m:r>
            <m:ctrlPr>
              <w:rPr>
                <w:rFonts w:ascii="Cambria Math" w:hAnsi="Cambria Math" w:cs="Times New Roman"/>
                <w:i/>
              </w:rPr>
            </m:ctrlPr>
          </m:sup>
          <m:e>
            <m:f>
              <m:fPr>
                <m:ctrlPr>
                  <w:rPr>
                    <w:rFonts w:ascii="Cambria Math" w:hAnsi="Cambria Math" w:cs="Times New Roman"/>
                  </w:rPr>
                </m:ctrlPr>
              </m:fPr>
              <m:num>
                <m:r>
                  <m:rPr>
                    <m:lit/>
                  </m:rPr>
                  <w:rPr>
                    <w:rFonts w:ascii="Cambria Math" w:hAnsi="Cambria Math" w:cs="Times New Roman"/>
                  </w:rPr>
                  <m:t>|</m:t>
                </m:r>
                <m:r>
                  <w:rPr>
                    <w:rFonts w:ascii="Cambria Math" w:hAnsi="Cambria Math" w:cs="Times New Roman"/>
                  </w:rPr>
                  <m:t>|</m:t>
                </m:r>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lit/>
                  </m:rPr>
                  <w:rPr>
                    <w:rFonts w:ascii="Cambria Math" w:hAnsi="Cambria Math" w:cs="Times New Roman"/>
                  </w:rPr>
                  <m:t>|</m:t>
                </m:r>
                <m:ctrlPr>
                  <w:rPr>
                    <w:rFonts w:ascii="Cambria Math" w:hAnsi="Cambria Math" w:cs="Times New Roman"/>
                    <w:i/>
                  </w:rPr>
                </m:ctrlPr>
              </m:num>
              <m:den>
                <m:r>
                  <w:rPr>
                    <w:rFonts w:ascii="Cambria Math" w:hAnsi="Cambria Math" w:cs="Times New Roman"/>
                  </w:rPr>
                  <m:t>c</m:t>
                </m:r>
                <m:ctrlPr>
                  <w:rPr>
                    <w:rFonts w:ascii="Cambria Math" w:hAnsi="Cambria Math" w:cs="Times New Roman"/>
                    <w:i/>
                  </w:rPr>
                </m:ctrlPr>
              </m:den>
            </m:f>
            <m:ctrlPr>
              <w:rPr>
                <w:rFonts w:ascii="Cambria Math" w:hAnsi="Cambria Math" w:cs="Times New Roman"/>
                <w:i/>
              </w:rPr>
            </m:ctrlPr>
          </m:e>
        </m:nary>
        <m:r>
          <w:rPr>
            <w:rFonts w:ascii="Cambria Math" w:hAnsi="Cambria Math" w:cs="Times New Roman"/>
          </w:rPr>
          <m:t>dt</m:t>
        </m:r>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ctrlPr>
              <w:rPr>
                <w:rFonts w:ascii="Cambria Math" w:hAnsi="Cambria Math" w:cs="Times New Roman"/>
              </w:rPr>
            </m:ctrlPr>
          </m:e>
          <m:sub>
            <m:r>
              <m:rPr>
                <m:nor/>
              </m:rPr>
              <w:rPr>
                <w:rFonts w:ascii="Cambria Math" w:hAnsi="Cambria Math" w:cs="Times New Roman"/>
              </w:rPr>
              <m:t>max</m:t>
            </m:r>
          </m:sub>
        </m:sSub>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v</m:t>
            </m:r>
          </m:e>
          <m:sub>
            <m:r>
              <m:rPr>
                <m:nor/>
              </m:rPr>
              <w:rPr>
                <w:rFonts w:ascii="Cambria Math" w:hAnsi="Cambria Math" w:cs="Times New Roman"/>
              </w:rPr>
              <m:t>total</m:t>
            </m:r>
          </m:sub>
        </m:sSub>
      </m:oMath>
      <w:r w:rsidR="00035D0F">
        <w:rPr>
          <w:rFonts w:ascii="Times New Roman" w:eastAsiaTheme="minorEastAsia" w:hAnsi="Times New Roman" w:cs="Times New Roman"/>
        </w:rPr>
        <w:t xml:space="preserve">, to </w:t>
      </w:r>
      <w:r w:rsidR="00C15111">
        <w:rPr>
          <w:rFonts w:ascii="Times New Roman" w:eastAsiaTheme="minorEastAsia" w:hAnsi="Times New Roman" w:cs="Times New Roman"/>
        </w:rPr>
        <w:t>respect the fuel-constraint</w:t>
      </w:r>
      <w:r w:rsidR="00F17490">
        <w:rPr>
          <w:rFonts w:ascii="Times New Roman" w:hAnsi="Times New Roman" w:cs="Times New Roman"/>
        </w:rPr>
        <w:t>.</w:t>
      </w:r>
      <w:r w:rsidR="0077689E">
        <w:rPr>
          <w:rFonts w:ascii="Times New Roman" w:hAnsi="Times New Roman" w:cs="Times New Roman"/>
        </w:rPr>
        <w:t xml:space="preserve"> </w:t>
      </w:r>
      <w:r w:rsidRPr="00466BC3">
        <w:rPr>
          <w:rFonts w:ascii="Times New Roman" w:hAnsi="Times New Roman" w:cs="Times New Roman"/>
        </w:rPr>
        <w:t xml:space="preserve">To compute the multi-impulsive RD, the same </w:t>
      </w:r>
      <w:r w:rsidR="00934C03">
        <w:rPr>
          <w:rFonts w:ascii="Times New Roman" w:hAnsi="Times New Roman" w:cs="Times New Roman"/>
        </w:rPr>
        <w:t>“</w:t>
      </w:r>
      <w:r w:rsidRPr="00466BC3">
        <w:rPr>
          <w:rFonts w:ascii="Times New Roman" w:hAnsi="Times New Roman" w:cs="Times New Roman"/>
        </w:rPr>
        <w:t>sweeping” procedure will be performed while increasing the maximal allowable thrust authority but holding the maximum allowable delta-v across the trajectory constant, forcing solutions closer to trajectories that bring the satellite to a point on the N-Impulsive RD.</w:t>
      </w:r>
      <w:r w:rsidR="009E2E8D">
        <w:rPr>
          <w:rFonts w:ascii="Times New Roman" w:hAnsi="Times New Roman" w:cs="Times New Roman"/>
        </w:rPr>
        <w:t xml:space="preserve"> </w:t>
      </w:r>
      <w:r w:rsidR="001D4F87">
        <w:rPr>
          <w:rFonts w:ascii="Times New Roman" w:hAnsi="Times New Roman" w:cs="Times New Roman"/>
        </w:rPr>
        <w:t>As</w:t>
      </w:r>
      <w:r w:rsidR="00A73430">
        <w:rPr>
          <w:rFonts w:ascii="Times New Roman" w:hAnsi="Times New Roman" w:cs="Times New Roman"/>
        </w:rPr>
        <w:t xml:space="preserve"> the maximum allowable </w:t>
      </w:r>
      <w:r w:rsidR="00575E8F">
        <w:rPr>
          <w:rFonts w:ascii="Times New Roman" w:hAnsi="Times New Roman" w:cs="Times New Roman"/>
        </w:rPr>
        <w:t xml:space="preserve">thrust magnitude increases while delta-v across the trajectory is held constant, </w:t>
      </w:r>
      <w:r w:rsidR="00AC5333">
        <w:rPr>
          <w:rFonts w:ascii="Times New Roman" w:hAnsi="Times New Roman" w:cs="Times New Roman"/>
        </w:rPr>
        <w:t xml:space="preserve">the </w:t>
      </w:r>
      <w:r w:rsidR="00370AB0">
        <w:rPr>
          <w:rFonts w:ascii="Times New Roman" w:hAnsi="Times New Roman" w:cs="Times New Roman"/>
        </w:rPr>
        <w:t xml:space="preserve">control cost </w:t>
      </w:r>
      <w:r w:rsidR="00BA401F">
        <w:rPr>
          <w:rFonts w:ascii="Times New Roman" w:hAnsi="Times New Roman" w:cs="Times New Roman"/>
        </w:rPr>
        <w:t xml:space="preserve">will approach </w:t>
      </w:r>
      <w:r w:rsidR="002F15B5">
        <w:rPr>
          <w:rFonts w:ascii="Times New Roman" w:hAnsi="Times New Roman" w:cs="Times New Roman"/>
        </w:rPr>
        <w:t>the optimal impulsive objective</w:t>
      </w:r>
      <w:r w:rsidR="00837203">
        <w:rPr>
          <w:rFonts w:ascii="Times New Roman" w:hAnsi="Times New Roman" w:cs="Times New Roman"/>
        </w:rPr>
        <w:t>:</w:t>
      </w:r>
      <w:r w:rsidR="002F15B5">
        <w:rPr>
          <w:rFonts w:ascii="Times New Roman" w:hAnsi="Times New Roman" w:cs="Times New Roman"/>
        </w:rPr>
        <w:t xml:space="preserve"> </w:t>
      </w:r>
      <m:oMath>
        <m:nary>
          <m:naryPr>
            <m:ctrlPr>
              <w:rPr>
                <w:rFonts w:ascii="Cambria Math" w:hAnsi="Cambria Math" w:cs="Times New Roman"/>
              </w:rPr>
            </m:ctrlPr>
          </m:naryPr>
          <m:sub>
            <m:r>
              <w:rPr>
                <w:rFonts w:ascii="Cambria Math" w:hAnsi="Cambria Math" w:cs="Times New Roman"/>
              </w:rPr>
              <m:t>0</m:t>
            </m:r>
            <m:ctrlPr>
              <w:rPr>
                <w:rFonts w:ascii="Cambria Math" w:hAnsi="Cambria Math" w:cs="Times New Roman"/>
                <w:i/>
              </w:rPr>
            </m:ctrlPr>
          </m:sub>
          <m:sup>
            <m:r>
              <w:rPr>
                <w:rFonts w:ascii="Cambria Math" w:hAnsi="Cambria Math" w:cs="Times New Roman"/>
              </w:rPr>
              <m:t>T</m:t>
            </m:r>
            <m:ctrlPr>
              <w:rPr>
                <w:rFonts w:ascii="Cambria Math" w:hAnsi="Cambria Math" w:cs="Times New Roman"/>
                <w:i/>
              </w:rPr>
            </m:ctrlPr>
          </m:sup>
          <m:e>
            <m:f>
              <m:fPr>
                <m:ctrlPr>
                  <w:rPr>
                    <w:rFonts w:ascii="Cambria Math" w:hAnsi="Cambria Math" w:cs="Times New Roman"/>
                  </w:rPr>
                </m:ctrlPr>
              </m:fPr>
              <m:num>
                <m:r>
                  <w:rPr>
                    <w:rFonts w:ascii="Cambria Math" w:hAnsi="Cambria Math" w:cs="Times New Roman"/>
                  </w:rPr>
                  <m:t>|</m:t>
                </m:r>
                <m:r>
                  <m:rPr>
                    <m:lit/>
                  </m:rPr>
                  <w:rPr>
                    <w:rFonts w:ascii="Cambria Math" w:hAnsi="Cambria Math" w:cs="Times New Roman"/>
                  </w:rPr>
                  <m:t>|</m:t>
                </m:r>
                <m:r>
                  <w:rPr>
                    <w:rFonts w:ascii="Cambria Math" w:hAnsi="Cambria Math" w:cs="Times New Roman"/>
                  </w:rPr>
                  <m:t>u</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lit/>
                  </m:rPr>
                  <w:rPr>
                    <w:rFonts w:ascii="Cambria Math" w:hAnsi="Cambria Math" w:cs="Times New Roman"/>
                  </w:rPr>
                  <m:t>|</m:t>
                </m:r>
                <m:ctrlPr>
                  <w:rPr>
                    <w:rFonts w:ascii="Cambria Math" w:hAnsi="Cambria Math" w:cs="Times New Roman"/>
                    <w:i/>
                  </w:rPr>
                </m:ctrlPr>
              </m:num>
              <m:den>
                <m:r>
                  <w:rPr>
                    <w:rFonts w:ascii="Cambria Math" w:hAnsi="Cambria Math" w:cs="Times New Roman"/>
                  </w:rPr>
                  <m:t>c</m:t>
                </m:r>
                <m:ctrlPr>
                  <w:rPr>
                    <w:rFonts w:ascii="Cambria Math" w:hAnsi="Cambria Math" w:cs="Times New Roman"/>
                    <w:i/>
                  </w:rPr>
                </m:ctrlPr>
              </m:den>
            </m:f>
            <m:ctrlPr>
              <w:rPr>
                <w:rFonts w:ascii="Cambria Math" w:hAnsi="Cambria Math" w:cs="Times New Roman"/>
                <w:i/>
              </w:rPr>
            </m:ctrlPr>
          </m:e>
        </m:nary>
        <m:r>
          <w:rPr>
            <w:rFonts w:ascii="Cambria Math" w:hAnsi="Cambria Math" w:cs="Times New Roman"/>
          </w:rPr>
          <m:t>dt</m:t>
        </m:r>
        <m:r>
          <m:rPr>
            <m:sty m:val="p"/>
          </m:rPr>
          <w:rPr>
            <w:rFonts w:ascii="Cambria Math" w:hAnsi="Cambria Math" w:cs="Times New Roman"/>
          </w:rPr>
          <m:t>→</m:t>
        </m:r>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r>
              <w:rPr>
                <w:rFonts w:ascii="Cambria Math" w:hAnsi="Cambria Math" w:cs="Times New Roman"/>
              </w:rPr>
              <m:t>||</m:t>
            </m:r>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ctrlPr>
              <w:rPr>
                <w:rFonts w:ascii="Cambria Math" w:hAnsi="Cambria Math" w:cs="Times New Roman"/>
                <w:i/>
              </w:rPr>
            </m:ctrlPr>
          </m:e>
        </m:nary>
      </m:oMath>
      <w:r w:rsidR="00A73430">
        <w:rPr>
          <w:rFonts w:ascii="Times New Roman" w:eastAsiaTheme="minorEastAsia" w:hAnsi="Times New Roman" w:cs="Times New Roman"/>
        </w:rPr>
        <w:t xml:space="preserve"> </w:t>
      </w:r>
      <w:r w:rsidR="00F30DF4">
        <w:rPr>
          <w:rFonts w:ascii="Times New Roman" w:eastAsiaTheme="minorEastAsia" w:hAnsi="Times New Roman" w:cs="Times New Roman"/>
        </w:rPr>
        <w:t>.</w:t>
      </w:r>
    </w:p>
    <w:p w14:paraId="62877E72" w14:textId="19C9B90C" w:rsidR="00380635" w:rsidRDefault="00C330F6" w:rsidP="003F228D">
      <w:pPr>
        <w:spacing w:line="240" w:lineRule="auto"/>
        <w:rPr>
          <w:rFonts w:ascii="Times New Roman" w:hAnsi="Times New Roman" w:cs="Times New Roman"/>
        </w:rPr>
      </w:pPr>
      <w:r w:rsidRPr="00466BC3">
        <w:rPr>
          <w:rFonts w:ascii="Times New Roman" w:hAnsi="Times New Roman" w:cs="Times New Roman"/>
        </w:rPr>
        <w:t xml:space="preserve">Along the way, I will have to </w:t>
      </w:r>
      <w:ins w:id="1" w:author="Max Zweig" w:date="2025-11-09T17:28:00Z" w16du:dateUtc="2025-11-09T23:28:00Z">
        <w:r w:rsidR="001213D9">
          <w:rPr>
            <w:rFonts w:ascii="Times New Roman" w:hAnsi="Times New Roman" w:cs="Times New Roman"/>
          </w:rPr>
          <w:tab/>
        </w:r>
      </w:ins>
      <w:r w:rsidRPr="00466BC3">
        <w:rPr>
          <w:rFonts w:ascii="Times New Roman" w:hAnsi="Times New Roman" w:cs="Times New Roman"/>
        </w:rPr>
        <w:t>implement numerical optimal control methods to increase the robustness of the fuel-limited computation in the high-thrust limit, as mentioned in [</w:t>
      </w:r>
      <w:r w:rsidRPr="00466BC3">
        <w:rPr>
          <w:rFonts w:ascii="Times New Roman" w:hAnsi="Times New Roman" w:cs="Times New Roman"/>
          <w:color w:val="000000" w:themeColor="text1"/>
        </w:rPr>
        <w:t>8</w:t>
      </w:r>
      <w:r w:rsidRPr="00466BC3">
        <w:rPr>
          <w:rFonts w:ascii="Times New Roman" w:hAnsi="Times New Roman" w:cs="Times New Roman"/>
        </w:rPr>
        <w:t>]. For full convergence to a point on the multi-impulse RD, once a fuel-limited problem is solved for large maximal thrust</w:t>
      </w:r>
      <w:r w:rsidRPr="00466BC3">
        <w:rPr>
          <w:rFonts w:ascii="Times New Roman" w:hAnsi="Times New Roman" w:cs="Times New Roman"/>
          <w:position w:val="-4"/>
        </w:rPr>
        <w:t xml:space="preserve"> </w:t>
      </w:r>
      <w:r w:rsidRPr="00466BC3">
        <w:rPr>
          <w:rFonts w:ascii="Times New Roman" w:hAnsi="Times New Roman" w:cs="Times New Roman"/>
        </w:rPr>
        <w:t xml:space="preserve">the resulting costate primer vector and state trajectory will be used as </w:t>
      </w:r>
      <w:r w:rsidR="00277A6A">
        <w:rPr>
          <w:rFonts w:ascii="Times New Roman" w:hAnsi="Times New Roman" w:cs="Times New Roman"/>
        </w:rPr>
        <w:t>a</w:t>
      </w:r>
      <w:r w:rsidRPr="00466BC3">
        <w:rPr>
          <w:rFonts w:ascii="Times New Roman" w:hAnsi="Times New Roman" w:cs="Times New Roman"/>
        </w:rPr>
        <w:t>n initial guess to a direct optimization procedure [</w:t>
      </w:r>
      <w:r w:rsidRPr="00466BC3">
        <w:rPr>
          <w:rFonts w:ascii="Times New Roman" w:hAnsi="Times New Roman" w:cs="Times New Roman"/>
          <w:color w:val="000000" w:themeColor="text1"/>
        </w:rPr>
        <w:t>8</w:t>
      </w:r>
      <w:r w:rsidRPr="00466BC3">
        <w:rPr>
          <w:rFonts w:ascii="Times New Roman" w:hAnsi="Times New Roman" w:cs="Times New Roman"/>
        </w:rPr>
        <w:t>].</w:t>
      </w:r>
    </w:p>
    <w:p w14:paraId="15F52A32" w14:textId="77777777" w:rsidR="003F228D" w:rsidRDefault="003F228D" w:rsidP="003F228D">
      <w:pPr>
        <w:keepNext/>
        <w:spacing w:line="240" w:lineRule="auto"/>
      </w:pPr>
      <w:r>
        <w:rPr>
          <w:rFonts w:ascii="Times New Roman" w:hAnsi="Times New Roman" w:cs="Times New Roman"/>
          <w:noProof/>
        </w:rPr>
        <w:lastRenderedPageBreak/>
        <w:drawing>
          <wp:inline distT="0" distB="0" distL="0" distR="0" wp14:anchorId="06ED4D79" wp14:editId="4643E4FC">
            <wp:extent cx="3945343" cy="1206500"/>
            <wp:effectExtent l="0" t="0" r="4445" b="0"/>
            <wp:docPr id="1318665700" name="Picture 3" descr="A diagram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5700" name="Picture 3" descr="A diagram of a planet&#10;&#10;AI-generated content may be incorrect."/>
                    <pic:cNvPicPr/>
                  </pic:nvPicPr>
                  <pic:blipFill rotWithShape="1">
                    <a:blip r:embed="rId9" cstate="print">
                      <a:extLst>
                        <a:ext uri="{28A0092B-C50C-407E-A947-70E740481C1C}">
                          <a14:useLocalDpi xmlns:a14="http://schemas.microsoft.com/office/drawing/2010/main" val="0"/>
                        </a:ext>
                      </a:extLst>
                    </a:blip>
                    <a:srcRect r="-18" b="66815"/>
                    <a:stretch>
                      <a:fillRect/>
                    </a:stretch>
                  </pic:blipFill>
                  <pic:spPr bwMode="auto">
                    <a:xfrm>
                      <a:off x="0" y="0"/>
                      <a:ext cx="4221756" cy="1291028"/>
                    </a:xfrm>
                    <a:prstGeom prst="rect">
                      <a:avLst/>
                    </a:prstGeom>
                    <a:ln>
                      <a:noFill/>
                    </a:ln>
                    <a:extLst>
                      <a:ext uri="{53640926-AAD7-44D8-BBD7-CCE9431645EC}">
                        <a14:shadowObscured xmlns:a14="http://schemas.microsoft.com/office/drawing/2010/main"/>
                      </a:ext>
                    </a:extLst>
                  </pic:spPr>
                </pic:pic>
              </a:graphicData>
            </a:graphic>
          </wp:inline>
        </w:drawing>
      </w:r>
    </w:p>
    <w:p w14:paraId="16AB4017" w14:textId="6E081C56" w:rsidR="003F228D" w:rsidRPr="00B70B01" w:rsidRDefault="003F228D" w:rsidP="00F165FA">
      <w:pPr>
        <w:pStyle w:val="Caption"/>
        <w:rPr>
          <w:rFonts w:ascii="Times New Roman" w:hAnsi="Times New Roman" w:cs="Times New Roman"/>
          <w:sz w:val="20"/>
          <w:szCs w:val="20"/>
        </w:rPr>
      </w:pPr>
      <w:r w:rsidRPr="00B70B01">
        <w:rPr>
          <w:rFonts w:ascii="Times New Roman" w:hAnsi="Times New Roman" w:cs="Times New Roman"/>
          <w:sz w:val="20"/>
          <w:szCs w:val="20"/>
        </w:rPr>
        <w:t xml:space="preserve">Figure </w:t>
      </w:r>
      <w:r w:rsidR="00430A16" w:rsidRPr="00B70B01">
        <w:rPr>
          <w:rFonts w:ascii="Times New Roman" w:hAnsi="Times New Roman" w:cs="Times New Roman"/>
          <w:sz w:val="20"/>
          <w:szCs w:val="20"/>
        </w:rPr>
        <w:t>1</w:t>
      </w:r>
      <w:r w:rsidRPr="00B70B01">
        <w:rPr>
          <w:rFonts w:ascii="Times New Roman" w:hAnsi="Times New Roman" w:cs="Times New Roman"/>
          <w:sz w:val="20"/>
          <w:szCs w:val="20"/>
        </w:rPr>
        <w:t>: Fuel-limited</w:t>
      </w:r>
      <w:r w:rsidR="00076D0D">
        <w:rPr>
          <w:rFonts w:ascii="Times New Roman" w:hAnsi="Times New Roman" w:cs="Times New Roman"/>
          <w:sz w:val="20"/>
          <w:szCs w:val="20"/>
        </w:rPr>
        <w:t xml:space="preserve"> HCW</w:t>
      </w:r>
      <w:r w:rsidRPr="00B70B01">
        <w:rPr>
          <w:rFonts w:ascii="Times New Roman" w:hAnsi="Times New Roman" w:cs="Times New Roman"/>
          <w:sz w:val="20"/>
          <w:szCs w:val="20"/>
        </w:rPr>
        <w:t xml:space="preserve"> reachable sets </w:t>
      </w:r>
      <w:r w:rsidR="00076D0D">
        <w:rPr>
          <w:rFonts w:ascii="Times New Roman" w:hAnsi="Times New Roman" w:cs="Times New Roman"/>
          <w:sz w:val="20"/>
          <w:szCs w:val="20"/>
        </w:rPr>
        <w:t>for various flight time</w:t>
      </w:r>
      <w:r w:rsidR="00884568">
        <w:rPr>
          <w:rFonts w:ascii="Times New Roman" w:hAnsi="Times New Roman" w:cs="Times New Roman"/>
          <w:sz w:val="20"/>
          <w:szCs w:val="20"/>
        </w:rPr>
        <w:t>s</w:t>
      </w:r>
      <w:r w:rsidRPr="00B70B01">
        <w:rPr>
          <w:rFonts w:ascii="Times New Roman" w:hAnsi="Times New Roman" w:cs="Times New Roman"/>
          <w:sz w:val="20"/>
          <w:szCs w:val="20"/>
        </w:rPr>
        <w:t>.</w:t>
      </w:r>
    </w:p>
    <w:p w14:paraId="339B4289" w14:textId="4890A647" w:rsidR="00AC0C7E" w:rsidRDefault="00277A6A" w:rsidP="00AC0C7E">
      <w:pPr>
        <w:keepNext/>
        <w:spacing w:line="240" w:lineRule="auto"/>
      </w:pPr>
      <w:r>
        <w:rPr>
          <w:noProof/>
        </w:rPr>
        <w:drawing>
          <wp:inline distT="0" distB="0" distL="0" distR="0" wp14:anchorId="5B09CD34" wp14:editId="33613C3A">
            <wp:extent cx="3291840" cy="1167995"/>
            <wp:effectExtent l="0" t="0" r="0" b="635"/>
            <wp:docPr id="24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9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9921" cy="1305692"/>
                    </a:xfrm>
                    <a:prstGeom prst="rect">
                      <a:avLst/>
                    </a:prstGeom>
                  </pic:spPr>
                </pic:pic>
              </a:graphicData>
            </a:graphic>
          </wp:inline>
        </w:drawing>
      </w:r>
      <w:r w:rsidR="00E30930">
        <w:rPr>
          <w:noProof/>
        </w:rPr>
        <w:drawing>
          <wp:inline distT="0" distB="0" distL="0" distR="0" wp14:anchorId="7047C915" wp14:editId="75F782C8">
            <wp:extent cx="3540630" cy="1165130"/>
            <wp:effectExtent l="0" t="0" r="3175" b="3810"/>
            <wp:docPr id="360221896"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84812" name="Picture 2" descr="A graph of a func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7353" cy="1315426"/>
                    </a:xfrm>
                    <a:prstGeom prst="rect">
                      <a:avLst/>
                    </a:prstGeom>
                  </pic:spPr>
                </pic:pic>
              </a:graphicData>
            </a:graphic>
          </wp:inline>
        </w:drawing>
      </w:r>
    </w:p>
    <w:p w14:paraId="0A36F8BD" w14:textId="574BCD8A" w:rsidR="00AC0C7E" w:rsidRPr="00734517" w:rsidRDefault="00AC0C7E" w:rsidP="00CA57DF">
      <w:pPr>
        <w:pStyle w:val="Caption"/>
        <w:rPr>
          <w:rFonts w:ascii="Times New Roman" w:hAnsi="Times New Roman" w:cs="Times New Roman"/>
          <w:sz w:val="20"/>
          <w:szCs w:val="20"/>
        </w:rPr>
      </w:pPr>
      <w:r w:rsidRPr="00734517">
        <w:rPr>
          <w:rFonts w:ascii="Times New Roman" w:hAnsi="Times New Roman" w:cs="Times New Roman"/>
          <w:sz w:val="20"/>
          <w:szCs w:val="20"/>
        </w:rPr>
        <w:t>Figure</w:t>
      </w:r>
      <w:r w:rsidR="00430A16" w:rsidRPr="00734517">
        <w:rPr>
          <w:rFonts w:ascii="Times New Roman" w:hAnsi="Times New Roman" w:cs="Times New Roman"/>
          <w:sz w:val="20"/>
          <w:szCs w:val="20"/>
        </w:rPr>
        <w:t xml:space="preserve"> 2</w:t>
      </w:r>
      <w:r w:rsidRPr="00734517">
        <w:rPr>
          <w:rFonts w:ascii="Times New Roman" w:hAnsi="Times New Roman" w:cs="Times New Roman"/>
          <w:sz w:val="20"/>
          <w:szCs w:val="20"/>
        </w:rPr>
        <w:t xml:space="preserve">: Bifurcated optimal switching behavior in </w:t>
      </w:r>
      <w:r w:rsidR="00523B75" w:rsidRPr="00734517">
        <w:rPr>
          <w:rFonts w:ascii="Times New Roman" w:hAnsi="Times New Roman" w:cs="Times New Roman"/>
          <w:sz w:val="20"/>
          <w:szCs w:val="20"/>
        </w:rPr>
        <w:t xml:space="preserve">maximum reachable </w:t>
      </w:r>
      <w:r w:rsidR="00FA1934" w:rsidRPr="00734517">
        <w:rPr>
          <w:rFonts w:ascii="Times New Roman" w:hAnsi="Times New Roman" w:cs="Times New Roman"/>
          <w:sz w:val="20"/>
          <w:szCs w:val="20"/>
        </w:rPr>
        <w:t>trajectories and</w:t>
      </w:r>
      <w:r w:rsidR="00CA57DF" w:rsidRPr="00734517">
        <w:rPr>
          <w:rFonts w:ascii="Times New Roman" w:hAnsi="Times New Roman" w:cs="Times New Roman"/>
          <w:sz w:val="20"/>
          <w:szCs w:val="20"/>
        </w:rPr>
        <w:t xml:space="preserve"> associated</w:t>
      </w:r>
      <w:r w:rsidR="00A454AE" w:rsidRPr="00734517">
        <w:rPr>
          <w:rFonts w:ascii="Times New Roman" w:hAnsi="Times New Roman" w:cs="Times New Roman"/>
          <w:sz w:val="20"/>
          <w:szCs w:val="20"/>
        </w:rPr>
        <w:t xml:space="preserve"> </w:t>
      </w:r>
      <w:r w:rsidR="00FA1934" w:rsidRPr="00734517">
        <w:rPr>
          <w:rFonts w:ascii="Times New Roman" w:hAnsi="Times New Roman" w:cs="Times New Roman"/>
          <w:sz w:val="20"/>
          <w:szCs w:val="20"/>
        </w:rPr>
        <w:t>near singular</w:t>
      </w:r>
      <w:r w:rsidR="00A454AE" w:rsidRPr="00734517">
        <w:rPr>
          <w:rFonts w:ascii="Times New Roman" w:hAnsi="Times New Roman" w:cs="Times New Roman"/>
          <w:sz w:val="20"/>
          <w:szCs w:val="20"/>
        </w:rPr>
        <w:t xml:space="preserve"> switching functions.</w:t>
      </w:r>
    </w:p>
    <w:p w14:paraId="6638B67F" w14:textId="77777777" w:rsidR="00EF1E4C" w:rsidRDefault="00C330F6" w:rsidP="006E5E1F">
      <w:pPr>
        <w:spacing w:line="240" w:lineRule="auto"/>
        <w:ind w:firstLine="720"/>
        <w:rPr>
          <w:rFonts w:ascii="Times New Roman" w:hAnsi="Times New Roman" w:cs="Times New Roman"/>
        </w:rPr>
      </w:pPr>
      <w:r w:rsidRPr="00466BC3">
        <w:rPr>
          <w:rFonts w:ascii="Times New Roman" w:hAnsi="Times New Roman" w:cs="Times New Roman"/>
        </w:rPr>
        <w:t xml:space="preserve">To study uncertain-initial state RD, I will extend my prior work computing reachable sets to an initial-state constrained to an ellipsoidal admissible region </w:t>
      </w:r>
      <w:r w:rsidRPr="00466BC3">
        <w:rPr>
          <w:rFonts w:ascii="Cambria Math" w:hAnsi="Cambria Math" w:cs="Cambria Math"/>
        </w:rPr>
        <w:t>𝑥</w:t>
      </w:r>
      <w:r w:rsidRPr="00466BC3">
        <w:rPr>
          <w:rFonts w:ascii="Times New Roman" w:hAnsi="Times New Roman" w:cs="Times New Roman"/>
          <w:position w:val="-4"/>
        </w:rPr>
        <w:t xml:space="preserve"> </w:t>
      </w:r>
      <w:r w:rsidRPr="00466BC3">
        <w:rPr>
          <w:rFonts w:ascii="Cambria Math" w:hAnsi="Cambria Math" w:cs="Cambria Math"/>
        </w:rPr>
        <w:t>∈</w:t>
      </w:r>
      <w:r w:rsidRPr="00466BC3">
        <w:rPr>
          <w:rFonts w:ascii="Times New Roman" w:hAnsi="Times New Roman" w:cs="Times New Roman"/>
        </w:rPr>
        <w:t xml:space="preserve"> X. My methodology will generalize to any convex admissible </w:t>
      </w:r>
      <w:r w:rsidR="001D410A" w:rsidRPr="00466BC3">
        <w:rPr>
          <w:rFonts w:ascii="Times New Roman" w:hAnsi="Times New Roman" w:cs="Times New Roman"/>
        </w:rPr>
        <w:t>region;</w:t>
      </w:r>
      <w:r w:rsidRPr="00466BC3">
        <w:rPr>
          <w:rFonts w:ascii="Times New Roman" w:hAnsi="Times New Roman" w:cs="Times New Roman"/>
        </w:rPr>
        <w:t xml:space="preserve"> </w:t>
      </w:r>
      <w:r w:rsidR="000E00A4" w:rsidRPr="00466BC3">
        <w:rPr>
          <w:rFonts w:ascii="Times New Roman" w:hAnsi="Times New Roman" w:cs="Times New Roman"/>
        </w:rPr>
        <w:t>however,</w:t>
      </w:r>
      <w:r w:rsidRPr="00466BC3">
        <w:rPr>
          <w:rFonts w:ascii="Times New Roman" w:hAnsi="Times New Roman" w:cs="Times New Roman"/>
        </w:rPr>
        <w:t xml:space="preserve"> the ellipsoidal case will serve as an applicable proof-of-concept corresponding to the ellipsoidal uncertainty regions produced by Kalman Filter tracking routines. The same sweeping procedure will be performed as in the multi-impulse </w:t>
      </w:r>
      <w:r w:rsidR="007651CD" w:rsidRPr="00466BC3">
        <w:rPr>
          <w:rFonts w:ascii="Times New Roman" w:hAnsi="Times New Roman" w:cs="Times New Roman"/>
        </w:rPr>
        <w:t>case</w:t>
      </w:r>
      <w:r w:rsidR="007651CD">
        <w:rPr>
          <w:rFonts w:ascii="Times New Roman" w:hAnsi="Times New Roman" w:cs="Times New Roman"/>
        </w:rPr>
        <w:t>, including</w:t>
      </w:r>
      <w:r w:rsidRPr="00466BC3">
        <w:rPr>
          <w:rFonts w:ascii="Times New Roman" w:hAnsi="Times New Roman" w:cs="Times New Roman"/>
        </w:rPr>
        <w:t xml:space="preserve"> a simultaneous optimization will be performed over states in the admissible region to determine the optimal starting state for each given terminal direction. The PMP gives conditions for this that define a 14-dimensional </w:t>
      </w:r>
      <w:r w:rsidR="0091357E">
        <w:rPr>
          <w:rFonts w:ascii="Times New Roman" w:hAnsi="Times New Roman" w:cs="Times New Roman"/>
        </w:rPr>
        <w:t>Two-Point-Boundary-Value-Problem (</w:t>
      </w:r>
      <w:r w:rsidRPr="00466BC3">
        <w:rPr>
          <w:rFonts w:ascii="Times New Roman" w:hAnsi="Times New Roman" w:cs="Times New Roman"/>
        </w:rPr>
        <w:t>TPBVP</w:t>
      </w:r>
      <w:r w:rsidR="0091357E">
        <w:rPr>
          <w:rFonts w:ascii="Times New Roman" w:hAnsi="Times New Roman" w:cs="Times New Roman"/>
        </w:rPr>
        <w:t>)</w:t>
      </w:r>
      <w:r w:rsidRPr="00466BC3">
        <w:rPr>
          <w:rFonts w:ascii="Times New Roman" w:hAnsi="Times New Roman" w:cs="Times New Roman"/>
        </w:rPr>
        <w:t xml:space="preserve">: in the case that the optimal starting state </w:t>
      </w:r>
      <w:r w:rsidRPr="00466BC3">
        <w:rPr>
          <w:rFonts w:ascii="Cambria Math" w:hAnsi="Cambria Math" w:cs="Cambria Math"/>
        </w:rPr>
        <w:t>𝑥</w:t>
      </w:r>
      <w:r w:rsidRPr="00466BC3">
        <w:rPr>
          <w:rFonts w:ascii="Times New Roman" w:hAnsi="Times New Roman" w:cs="Times New Roman"/>
          <w:position w:val="8"/>
        </w:rPr>
        <w:t xml:space="preserve"> </w:t>
      </w:r>
      <w:r w:rsidRPr="00466BC3">
        <w:rPr>
          <w:rFonts w:ascii="Times New Roman" w:hAnsi="Times New Roman" w:cs="Times New Roman"/>
        </w:rPr>
        <w:t xml:space="preserve">for a given direction lies inside the boundary of X, then the optimal initial </w:t>
      </w:r>
      <w:proofErr w:type="spellStart"/>
      <w:r w:rsidRPr="00466BC3">
        <w:rPr>
          <w:rFonts w:ascii="Times New Roman" w:hAnsi="Times New Roman" w:cs="Times New Roman"/>
        </w:rPr>
        <w:t>costates</w:t>
      </w:r>
      <w:proofErr w:type="spellEnd"/>
      <w:r w:rsidRPr="00466BC3">
        <w:rPr>
          <w:rFonts w:ascii="Times New Roman" w:hAnsi="Times New Roman" w:cs="Times New Roman"/>
        </w:rPr>
        <w:t xml:space="preserve"> satisfy </w:t>
      </w:r>
      <w:r w:rsidRPr="00466BC3">
        <w:rPr>
          <w:rFonts w:ascii="Cambria Math" w:hAnsi="Cambria Math" w:cs="Cambria Math"/>
        </w:rPr>
        <w:t>𝝀</w:t>
      </w:r>
      <w:r w:rsidRPr="00466BC3">
        <w:rPr>
          <w:rFonts w:ascii="Times New Roman" w:hAnsi="Times New Roman" w:cs="Times New Roman"/>
          <w:position w:val="-6"/>
        </w:rPr>
        <w:t xml:space="preserve"> </w:t>
      </w:r>
      <w:r w:rsidRPr="00466BC3">
        <w:rPr>
          <w:rFonts w:ascii="Times New Roman" w:hAnsi="Times New Roman" w:cs="Times New Roman"/>
        </w:rPr>
        <w:t>= [0,0,0,0,0,0,</w:t>
      </w:r>
      <w:r w:rsidRPr="00466BC3">
        <w:rPr>
          <w:rFonts w:ascii="Times New Roman" w:hAnsi="Times New Roman" w:cs="Times New Roman"/>
          <w:b/>
          <w:bCs/>
        </w:rPr>
        <w:sym w:font="Symbol" w:char="F068"/>
      </w:r>
      <w:r w:rsidRPr="00466BC3">
        <w:rPr>
          <w:rFonts w:ascii="Times New Roman" w:hAnsi="Times New Roman" w:cs="Times New Roman"/>
        </w:rPr>
        <w:t>]</w:t>
      </w:r>
      <w:r w:rsidRPr="00466BC3">
        <w:rPr>
          <w:rFonts w:ascii="Times New Roman" w:hAnsi="Times New Roman" w:cs="Times New Roman"/>
          <w:position w:val="8"/>
        </w:rPr>
        <w:t xml:space="preserve"> </w:t>
      </w:r>
      <w:r w:rsidRPr="00466BC3">
        <w:rPr>
          <w:rFonts w:ascii="Times New Roman" w:hAnsi="Times New Roman" w:cs="Times New Roman"/>
        </w:rPr>
        <w:t xml:space="preserve"> . In the case of fixed initial mass of the satellite if </w:t>
      </w:r>
      <w:r w:rsidRPr="00466BC3">
        <w:rPr>
          <w:rFonts w:ascii="Cambria Math" w:hAnsi="Cambria Math" w:cs="Cambria Math"/>
        </w:rPr>
        <w:t>𝑥</w:t>
      </w:r>
      <w:r w:rsidRPr="00466BC3">
        <w:rPr>
          <w:rFonts w:ascii="Times New Roman" w:hAnsi="Times New Roman" w:cs="Times New Roman"/>
        </w:rPr>
        <w:t xml:space="preserve"> lies on the boundary of the admissible region, then the optimal initial states and </w:t>
      </w:r>
      <w:proofErr w:type="spellStart"/>
      <w:r w:rsidRPr="00466BC3">
        <w:rPr>
          <w:rFonts w:ascii="Times New Roman" w:hAnsi="Times New Roman" w:cs="Times New Roman"/>
        </w:rPr>
        <w:t>costates</w:t>
      </w:r>
      <w:proofErr w:type="spellEnd"/>
      <w:r w:rsidRPr="00466BC3">
        <w:rPr>
          <w:rFonts w:ascii="Times New Roman" w:hAnsi="Times New Roman" w:cs="Times New Roman"/>
        </w:rPr>
        <w:t xml:space="preserve"> satisfy the transversality condition [−</w:t>
      </w:r>
      <w:r w:rsidRPr="00466BC3">
        <w:rPr>
          <w:rFonts w:ascii="Cambria Math" w:hAnsi="Cambria Math" w:cs="Cambria Math"/>
        </w:rPr>
        <w:t>𝝀</w:t>
      </w:r>
      <w:r w:rsidRPr="00466BC3">
        <w:rPr>
          <w:rFonts w:ascii="Times New Roman" w:hAnsi="Times New Roman" w:cs="Times New Roman"/>
          <w:vertAlign w:val="subscript"/>
        </w:rPr>
        <w:t xml:space="preserve"> </w:t>
      </w:r>
      <w:r w:rsidRPr="00466BC3">
        <w:rPr>
          <w:rFonts w:ascii="Times New Roman" w:hAnsi="Times New Roman" w:cs="Times New Roman"/>
        </w:rPr>
        <w:t xml:space="preserve">  </w:t>
      </w:r>
      <w:r w:rsidRPr="00466BC3">
        <w:rPr>
          <w:rFonts w:ascii="Cambria Math" w:hAnsi="Cambria Math" w:cs="Cambria Math"/>
        </w:rPr>
        <w:t>𝜆</w:t>
      </w:r>
      <w:r w:rsidRPr="00466BC3">
        <w:rPr>
          <w:rFonts w:ascii="Times New Roman" w:hAnsi="Times New Roman" w:cs="Times New Roman"/>
        </w:rPr>
        <w:t>]</w:t>
      </w:r>
      <w:r w:rsidRPr="00466BC3">
        <w:rPr>
          <w:rFonts w:ascii="Times New Roman" w:hAnsi="Times New Roman" w:cs="Times New Roman"/>
          <w:position w:val="18"/>
        </w:rPr>
        <w:t xml:space="preserve"> </w:t>
      </w:r>
      <w:r w:rsidRPr="00466BC3">
        <w:rPr>
          <w:rFonts w:ascii="Times New Roman" w:hAnsi="Times New Roman" w:cs="Times New Roman"/>
        </w:rPr>
        <w:t>= [</w:t>
      </w:r>
      <w:r w:rsidRPr="00466BC3">
        <w:rPr>
          <w:rFonts w:ascii="Times New Roman" w:hAnsi="Times New Roman" w:cs="Times New Roman"/>
          <w:b/>
          <w:bCs/>
        </w:rPr>
        <w:sym w:font="Symbol" w:char="F068"/>
      </w:r>
      <w:r w:rsidRPr="00466BC3">
        <w:rPr>
          <w:rFonts w:ascii="Times New Roman" w:hAnsi="Times New Roman" w:cs="Times New Roman"/>
        </w:rPr>
        <w:t xml:space="preserve">  k] [</w:t>
      </w:r>
      <w:r w:rsidRPr="00466BC3">
        <w:rPr>
          <w:rFonts w:ascii="Times New Roman" w:hAnsi="Times New Roman" w:cs="Times New Roman"/>
          <w:color w:val="000000" w:themeColor="text1"/>
        </w:rPr>
        <w:t>2</w:t>
      </w:r>
      <w:r w:rsidRPr="00466BC3">
        <w:rPr>
          <w:rFonts w:ascii="Times New Roman" w:hAnsi="Times New Roman" w:cs="Times New Roman"/>
        </w:rPr>
        <w:t xml:space="preserve">]. Solution to each TPBVP would be performed through a shooting method, using techniques </w:t>
      </w:r>
      <w:r w:rsidR="00630597" w:rsidRPr="00466BC3">
        <w:rPr>
          <w:rFonts w:ascii="Times New Roman" w:hAnsi="Times New Roman" w:cs="Times New Roman"/>
        </w:rPr>
        <w:t>like</w:t>
      </w:r>
      <w:r w:rsidRPr="00466BC3">
        <w:rPr>
          <w:rFonts w:ascii="Times New Roman" w:hAnsi="Times New Roman" w:cs="Times New Roman"/>
        </w:rPr>
        <w:t xml:space="preserve"> those applied in the multi-impulse case. </w:t>
      </w:r>
    </w:p>
    <w:p w14:paraId="2099C0A9" w14:textId="5455B16D" w:rsidR="00C330F6" w:rsidRPr="00466BC3" w:rsidRDefault="00C330F6" w:rsidP="00EF1E4C">
      <w:pPr>
        <w:spacing w:line="240" w:lineRule="auto"/>
        <w:ind w:firstLine="720"/>
        <w:rPr>
          <w:rFonts w:ascii="Times New Roman" w:hAnsi="Times New Roman" w:cs="Times New Roman"/>
          <w:b/>
          <w:bCs/>
        </w:rPr>
      </w:pPr>
      <w:r w:rsidRPr="00466BC3">
        <w:rPr>
          <w:rFonts w:ascii="Times New Roman" w:hAnsi="Times New Roman" w:cs="Times New Roman"/>
        </w:rPr>
        <w:t xml:space="preserve">Finally, to study computation of reachable sets under dynamic uncertainty, I will introduce process noise to my HCW case study as a proxy for dynamic uncertainty. I will then solve a corresponding stochastic optimal control problem and associated Hamilton-Jacobi-Bellman equation to obtain the probability that under the optimal policy a spacecraft arrives in a target set at a given terminal time, while respecting a realistic hard constraint (as opposed to a chance constraint) on the energy or fuel of its thrusting efforts. For a sufficiently small target set, level sets of the solution to this HJB equation will give a stochastic-controllable set or </w:t>
      </w:r>
      <w:r w:rsidR="00F557E9">
        <w:rPr>
          <w:rFonts w:ascii="Times New Roman" w:hAnsi="Times New Roman" w:cs="Times New Roman"/>
        </w:rPr>
        <w:t>“</w:t>
      </w:r>
      <w:r w:rsidRPr="00466BC3">
        <w:rPr>
          <w:rFonts w:ascii="Times New Roman" w:hAnsi="Times New Roman" w:cs="Times New Roman"/>
        </w:rPr>
        <w:t>backwards reachable set”. As the process noise is taken to zero, this set ought to approach a corresponding deterministic fuel or energy-limited set</w:t>
      </w:r>
      <w:r w:rsidR="002C6B1D">
        <w:rPr>
          <w:rFonts w:ascii="Times New Roman" w:hAnsi="Times New Roman" w:cs="Times New Roman"/>
        </w:rPr>
        <w:t xml:space="preserve"> depending on the exact formulation of the problem</w:t>
      </w:r>
      <w:r w:rsidRPr="00466BC3">
        <w:rPr>
          <w:rFonts w:ascii="Times New Roman" w:hAnsi="Times New Roman" w:cs="Times New Roman"/>
        </w:rPr>
        <w:t xml:space="preserve">. While the dimensionality of the </w:t>
      </w:r>
      <w:r w:rsidR="00B66EF6">
        <w:rPr>
          <w:rFonts w:ascii="Times New Roman" w:hAnsi="Times New Roman" w:cs="Times New Roman"/>
        </w:rPr>
        <w:t>HJB equation</w:t>
      </w:r>
      <w:r w:rsidRPr="00466BC3">
        <w:rPr>
          <w:rFonts w:ascii="Times New Roman" w:hAnsi="Times New Roman" w:cs="Times New Roman"/>
        </w:rPr>
        <w:t xml:space="preserve"> will be challenging, </w:t>
      </w:r>
      <w:r w:rsidR="0026280E">
        <w:rPr>
          <w:rFonts w:ascii="Times New Roman" w:hAnsi="Times New Roman" w:cs="Times New Roman"/>
        </w:rPr>
        <w:t>Physics Informed Neural Networks (</w:t>
      </w:r>
      <w:r w:rsidRPr="00466BC3">
        <w:rPr>
          <w:rFonts w:ascii="Times New Roman" w:hAnsi="Times New Roman" w:cs="Times New Roman"/>
        </w:rPr>
        <w:t>PINNs</w:t>
      </w:r>
      <w:r w:rsidR="0026280E">
        <w:rPr>
          <w:rFonts w:ascii="Times New Roman" w:hAnsi="Times New Roman" w:cs="Times New Roman"/>
        </w:rPr>
        <w:t>)</w:t>
      </w:r>
      <w:r w:rsidRPr="00466BC3">
        <w:rPr>
          <w:rFonts w:ascii="Times New Roman" w:hAnsi="Times New Roman" w:cs="Times New Roman"/>
        </w:rPr>
        <w:t xml:space="preserve"> have emerged as a new-type of neurodynamic programming that show significant promise in solving high-dimensional HJB equations, and </w:t>
      </w:r>
      <w:r w:rsidR="00180FCB">
        <w:rPr>
          <w:rFonts w:ascii="Times New Roman" w:hAnsi="Times New Roman" w:cs="Times New Roman"/>
        </w:rPr>
        <w:t xml:space="preserve">so </w:t>
      </w:r>
      <w:r w:rsidRPr="00466BC3">
        <w:rPr>
          <w:rFonts w:ascii="Times New Roman" w:hAnsi="Times New Roman" w:cs="Times New Roman"/>
        </w:rPr>
        <w:t xml:space="preserve">during my research I will explore a PINN as </w:t>
      </w:r>
      <w:r w:rsidR="00927298">
        <w:rPr>
          <w:rFonts w:ascii="Times New Roman" w:hAnsi="Times New Roman" w:cs="Times New Roman"/>
        </w:rPr>
        <w:t>a solver</w:t>
      </w:r>
      <w:r w:rsidRPr="00466BC3">
        <w:rPr>
          <w:rFonts w:ascii="Times New Roman" w:hAnsi="Times New Roman" w:cs="Times New Roman"/>
        </w:rPr>
        <w:t xml:space="preserve"> </w:t>
      </w:r>
      <w:r w:rsidR="00927298">
        <w:rPr>
          <w:rFonts w:ascii="Times New Roman" w:hAnsi="Times New Roman" w:cs="Times New Roman"/>
        </w:rPr>
        <w:t xml:space="preserve">for </w:t>
      </w:r>
      <w:r w:rsidRPr="00466BC3">
        <w:rPr>
          <w:rFonts w:ascii="Times New Roman" w:hAnsi="Times New Roman" w:cs="Times New Roman"/>
        </w:rPr>
        <w:t>the HJB equation [</w:t>
      </w:r>
      <w:r w:rsidRPr="00466BC3">
        <w:rPr>
          <w:rFonts w:ascii="Times New Roman" w:hAnsi="Times New Roman" w:cs="Times New Roman"/>
          <w:color w:val="000000" w:themeColor="text1"/>
        </w:rPr>
        <w:t>3</w:t>
      </w:r>
      <w:r w:rsidRPr="00466BC3">
        <w:rPr>
          <w:rFonts w:ascii="Times New Roman" w:hAnsi="Times New Roman" w:cs="Times New Roman"/>
        </w:rPr>
        <w:t xml:space="preserve">]. Since much controlled motion in astrodynamics occurs in the vicinity of periodic orbits, computation of the </w:t>
      </w:r>
      <w:r w:rsidR="000403A4">
        <w:rPr>
          <w:rFonts w:ascii="Times New Roman" w:hAnsi="Times New Roman" w:cs="Times New Roman"/>
        </w:rPr>
        <w:t>“</w:t>
      </w:r>
      <w:r w:rsidRPr="00466BC3">
        <w:rPr>
          <w:rFonts w:ascii="Times New Roman" w:hAnsi="Times New Roman" w:cs="Times New Roman"/>
        </w:rPr>
        <w:t>backwards reachable set” will yield much of the same information to satellite operators as the forward one.</w:t>
      </w:r>
    </w:p>
    <w:p w14:paraId="58E8F37B" w14:textId="365302EA" w:rsidR="009B1694" w:rsidRDefault="00607C47" w:rsidP="00607C47">
      <w:pPr>
        <w:spacing w:line="240" w:lineRule="auto"/>
        <w:rPr>
          <w:rFonts w:ascii="Times New Roman" w:hAnsi="Times New Roman" w:cs="Times New Roman"/>
        </w:rPr>
      </w:pPr>
      <w:r w:rsidRPr="0064692F">
        <w:rPr>
          <w:rFonts w:ascii="Times New Roman" w:hAnsi="Times New Roman" w:cs="Times New Roman"/>
          <w:b/>
          <w:bCs/>
        </w:rPr>
        <w:t xml:space="preserve">Intellectual Merit: </w:t>
      </w:r>
      <w:r w:rsidRPr="0064692F">
        <w:rPr>
          <w:rFonts w:ascii="Times New Roman" w:hAnsi="Times New Roman" w:cs="Times New Roman"/>
        </w:rPr>
        <w:t xml:space="preserve">Higher-fidelity solutions to the RD problem will directly enable satellite operators to place satellites in orbits where they are less likely to be involved in maneuver-caused collisions during normal </w:t>
      </w:r>
      <w:r w:rsidRPr="0064692F">
        <w:rPr>
          <w:rFonts w:ascii="Times New Roman" w:hAnsi="Times New Roman" w:cs="Times New Roman"/>
        </w:rPr>
        <w:lastRenderedPageBreak/>
        <w:t>operation.</w:t>
      </w:r>
      <w:r w:rsidR="007907BB">
        <w:rPr>
          <w:rFonts w:ascii="Times New Roman" w:hAnsi="Times New Roman" w:cs="Times New Roman"/>
        </w:rPr>
        <w:t xml:space="preserve"> </w:t>
      </w:r>
      <w:r w:rsidR="00EF31DE">
        <w:rPr>
          <w:rFonts w:ascii="Times New Roman" w:hAnsi="Times New Roman" w:cs="Times New Roman"/>
        </w:rPr>
        <w:t xml:space="preserve">Improved models of the RD </w:t>
      </w:r>
      <w:r w:rsidR="00A07AF0">
        <w:rPr>
          <w:rFonts w:ascii="Times New Roman" w:hAnsi="Times New Roman" w:cs="Times New Roman"/>
        </w:rPr>
        <w:t xml:space="preserve">will </w:t>
      </w:r>
      <w:r w:rsidR="0060643C">
        <w:rPr>
          <w:rFonts w:ascii="Times New Roman" w:hAnsi="Times New Roman" w:cs="Times New Roman"/>
        </w:rPr>
        <w:t>provide a tactical advantage</w:t>
      </w:r>
      <w:r w:rsidR="00605597">
        <w:rPr>
          <w:rFonts w:ascii="Times New Roman" w:hAnsi="Times New Roman" w:cs="Times New Roman"/>
        </w:rPr>
        <w:t xml:space="preserve"> as well</w:t>
      </w:r>
      <w:r w:rsidR="0060643C">
        <w:rPr>
          <w:rFonts w:ascii="Times New Roman" w:hAnsi="Times New Roman" w:cs="Times New Roman"/>
        </w:rPr>
        <w:t xml:space="preserve">, better enabling satellite operators to understand the </w:t>
      </w:r>
      <w:r w:rsidR="004E424B">
        <w:rPr>
          <w:rFonts w:ascii="Times New Roman" w:hAnsi="Times New Roman" w:cs="Times New Roman"/>
        </w:rPr>
        <w:t xml:space="preserve">maneuvering capabilities of other satellites. </w:t>
      </w:r>
      <w:r w:rsidR="00422B20">
        <w:rPr>
          <w:rFonts w:ascii="Times New Roman" w:hAnsi="Times New Roman" w:cs="Times New Roman"/>
        </w:rPr>
        <w:t>But b</w:t>
      </w:r>
      <w:r w:rsidRPr="0064692F">
        <w:rPr>
          <w:rFonts w:ascii="Times New Roman" w:hAnsi="Times New Roman" w:cs="Times New Roman"/>
        </w:rPr>
        <w:t>eyond th</w:t>
      </w:r>
      <w:r w:rsidR="00345072">
        <w:rPr>
          <w:rFonts w:ascii="Times New Roman" w:hAnsi="Times New Roman" w:cs="Times New Roman"/>
        </w:rPr>
        <w:t>ese</w:t>
      </w:r>
      <w:r w:rsidRPr="0064692F">
        <w:rPr>
          <w:rFonts w:ascii="Times New Roman" w:hAnsi="Times New Roman" w:cs="Times New Roman"/>
        </w:rPr>
        <w:t xml:space="preserve"> immediate application</w:t>
      </w:r>
      <w:r w:rsidR="00E7464B">
        <w:rPr>
          <w:rFonts w:ascii="Times New Roman" w:hAnsi="Times New Roman" w:cs="Times New Roman"/>
        </w:rPr>
        <w:t>s</w:t>
      </w:r>
      <w:r w:rsidRPr="0064692F">
        <w:rPr>
          <w:rFonts w:ascii="Times New Roman" w:hAnsi="Times New Roman" w:cs="Times New Roman"/>
        </w:rPr>
        <w:t>, more realistic solutions to the reachability problem will enable satellite operators to design trajectories that are robust to “missed thrust events”</w:t>
      </w:r>
      <w:r w:rsidR="0014409B">
        <w:rPr>
          <w:rFonts w:ascii="Times New Roman" w:hAnsi="Times New Roman" w:cs="Times New Roman"/>
        </w:rPr>
        <w:t xml:space="preserve"> (MTE)</w:t>
      </w:r>
      <w:r w:rsidR="00E94464">
        <w:rPr>
          <w:rFonts w:ascii="Times New Roman" w:hAnsi="Times New Roman" w:cs="Times New Roman"/>
        </w:rPr>
        <w:t xml:space="preserve">. </w:t>
      </w:r>
      <w:r w:rsidR="008B15D1" w:rsidRPr="0064692F">
        <w:rPr>
          <w:rFonts w:ascii="Times New Roman" w:hAnsi="Times New Roman" w:cs="Times New Roman"/>
        </w:rPr>
        <w:t>If a satellite cannot follow a scheduled burn during a low-thrust trajectory, this may have significant consequences for the satellite’s mission if the satellite is not carrying enough fuel to recover from the missed burn [</w:t>
      </w:r>
      <w:r w:rsidR="008B15D1" w:rsidRPr="0064692F">
        <w:rPr>
          <w:rFonts w:ascii="Times New Roman" w:hAnsi="Times New Roman" w:cs="Times New Roman"/>
          <w:color w:val="000000" w:themeColor="text1"/>
        </w:rPr>
        <w:t>6</w:t>
      </w:r>
      <w:r w:rsidR="008B15D1" w:rsidRPr="0064692F">
        <w:rPr>
          <w:rFonts w:ascii="Times New Roman" w:hAnsi="Times New Roman" w:cs="Times New Roman"/>
        </w:rPr>
        <w:t>]</w:t>
      </w:r>
      <w:r w:rsidR="000D1585">
        <w:rPr>
          <w:rFonts w:ascii="Times New Roman" w:hAnsi="Times New Roman" w:cs="Times New Roman"/>
        </w:rPr>
        <w:t xml:space="preserve">. </w:t>
      </w:r>
      <w:r w:rsidR="00847297">
        <w:rPr>
          <w:rFonts w:ascii="Times New Roman" w:hAnsi="Times New Roman" w:cs="Times New Roman"/>
        </w:rPr>
        <w:t xml:space="preserve">Better knowledge of the RD </w:t>
      </w:r>
      <w:r w:rsidR="00264555">
        <w:rPr>
          <w:rFonts w:ascii="Times New Roman" w:hAnsi="Times New Roman" w:cs="Times New Roman"/>
        </w:rPr>
        <w:t>will</w:t>
      </w:r>
      <w:r w:rsidRPr="0064692F">
        <w:rPr>
          <w:rFonts w:ascii="Times New Roman" w:hAnsi="Times New Roman" w:cs="Times New Roman"/>
        </w:rPr>
        <w:t xml:space="preserve"> </w:t>
      </w:r>
      <w:r w:rsidR="00437AF3">
        <w:rPr>
          <w:rFonts w:ascii="Times New Roman" w:hAnsi="Times New Roman" w:cs="Times New Roman"/>
        </w:rPr>
        <w:t>help to ensure</w:t>
      </w:r>
      <w:r w:rsidRPr="0064692F">
        <w:rPr>
          <w:rFonts w:ascii="Times New Roman" w:hAnsi="Times New Roman" w:cs="Times New Roman"/>
        </w:rPr>
        <w:t xml:space="preserve"> that the planned trajectory remains well within a </w:t>
      </w:r>
      <w:r w:rsidRPr="0064692F">
        <w:rPr>
          <w:rFonts w:ascii="Times New Roman" w:hAnsi="Times New Roman" w:cs="Times New Roman"/>
          <w:b/>
          <w:bCs/>
          <w:i/>
          <w:iCs/>
        </w:rPr>
        <w:t xml:space="preserve">realistic </w:t>
      </w:r>
      <w:r w:rsidRPr="0064692F">
        <w:rPr>
          <w:rFonts w:ascii="Times New Roman" w:hAnsi="Times New Roman" w:cs="Times New Roman"/>
        </w:rPr>
        <w:t>boundary of the reachable set</w:t>
      </w:r>
      <w:r w:rsidR="00F32F42">
        <w:rPr>
          <w:rFonts w:ascii="Times New Roman" w:hAnsi="Times New Roman" w:cs="Times New Roman"/>
        </w:rPr>
        <w:t>, aiding MTE</w:t>
      </w:r>
      <w:r w:rsidR="006C7294">
        <w:rPr>
          <w:rFonts w:ascii="Times New Roman" w:hAnsi="Times New Roman" w:cs="Times New Roman"/>
        </w:rPr>
        <w:t xml:space="preserve"> recovery</w:t>
      </w:r>
      <w:r w:rsidR="00F32F42">
        <w:rPr>
          <w:rFonts w:ascii="Times New Roman" w:hAnsi="Times New Roman" w:cs="Times New Roman"/>
        </w:rPr>
        <w:t>.</w:t>
      </w:r>
      <w:r w:rsidRPr="0064692F">
        <w:rPr>
          <w:rFonts w:ascii="Times New Roman" w:hAnsi="Times New Roman" w:cs="Times New Roman"/>
        </w:rPr>
        <w:t xml:space="preserve"> </w:t>
      </w:r>
    </w:p>
    <w:p w14:paraId="198A59A5" w14:textId="4CA5E73D" w:rsidR="00E23019" w:rsidRDefault="00607C47" w:rsidP="006758A6">
      <w:pPr>
        <w:spacing w:line="240" w:lineRule="auto"/>
        <w:ind w:firstLine="720"/>
        <w:rPr>
          <w:rFonts w:ascii="Times New Roman" w:hAnsi="Times New Roman" w:cs="Times New Roman"/>
        </w:rPr>
      </w:pPr>
      <w:r w:rsidRPr="0064692F">
        <w:rPr>
          <w:rFonts w:ascii="Times New Roman" w:hAnsi="Times New Roman" w:cs="Times New Roman"/>
        </w:rPr>
        <w:t xml:space="preserve">Each of my studies will advance understanding of the RD problem by examining a variant of the RD problem that has been significantly understudied. In the multi-impulse case, successful implementation of my methodology will involve analyzing the </w:t>
      </w:r>
      <w:r w:rsidR="00831F63">
        <w:rPr>
          <w:rFonts w:ascii="Times New Roman" w:hAnsi="Times New Roman" w:cs="Times New Roman"/>
        </w:rPr>
        <w:t>“</w:t>
      </w:r>
      <w:r w:rsidRPr="0064692F">
        <w:rPr>
          <w:rFonts w:ascii="Times New Roman" w:hAnsi="Times New Roman" w:cs="Times New Roman"/>
        </w:rPr>
        <w:t>switching surface” [</w:t>
      </w:r>
      <w:r w:rsidRPr="0064692F">
        <w:rPr>
          <w:rFonts w:ascii="Times New Roman" w:hAnsi="Times New Roman" w:cs="Times New Roman"/>
          <w:color w:val="000000" w:themeColor="text1"/>
        </w:rPr>
        <w:t>8</w:t>
      </w:r>
      <w:r w:rsidRPr="0064692F">
        <w:rPr>
          <w:rFonts w:ascii="Times New Roman" w:hAnsi="Times New Roman" w:cs="Times New Roman"/>
        </w:rPr>
        <w:t>] of reachable sets which would be of interest because it would fully characterize the bifurcated optimal switching that occurs as related families of optimal control problems are solved [</w:t>
      </w:r>
      <w:r w:rsidRPr="0064692F">
        <w:rPr>
          <w:rFonts w:ascii="Times New Roman" w:hAnsi="Times New Roman" w:cs="Times New Roman"/>
          <w:color w:val="000000" w:themeColor="text1"/>
        </w:rPr>
        <w:t>8</w:t>
      </w:r>
      <w:r w:rsidRPr="0064692F">
        <w:rPr>
          <w:rFonts w:ascii="Times New Roman" w:hAnsi="Times New Roman" w:cs="Times New Roman"/>
        </w:rPr>
        <w:t xml:space="preserve">] and lead to a better understanding of the qualitative behavior seen in common optimal control problems in astrodynamics. My proposed multi-impulse research would help to fill a significant literature gap. In the case of uncertain-initial state reachable sets, my approach could be used to perform novel studies of non-fixed initial state reachable sets under constraints such as the </w:t>
      </w:r>
      <w:r w:rsidR="002458D4">
        <w:rPr>
          <w:rFonts w:ascii="Times New Roman" w:hAnsi="Times New Roman" w:cs="Times New Roman"/>
        </w:rPr>
        <w:t>“</w:t>
      </w:r>
      <w:r w:rsidRPr="0064692F">
        <w:rPr>
          <w:rFonts w:ascii="Times New Roman" w:hAnsi="Times New Roman" w:cs="Times New Roman"/>
        </w:rPr>
        <w:t>rest-to-rest” constraint, which directly lead to improved understanding of reachability in real-world flight scenarios. In the case of reachable set under dynamic uncertainty, my research would contribute to the emerging study of PINNs, as well as their application to optimal control problems. Each of these studies would advance general knowledge of reachable set computation while providing specific insights to spacecraft operators through application to dynamical environments arising in space.</w:t>
      </w:r>
      <w:r w:rsidR="006758A6">
        <w:rPr>
          <w:rFonts w:ascii="Times New Roman" w:hAnsi="Times New Roman" w:cs="Times New Roman"/>
        </w:rPr>
        <w:t xml:space="preserve"> </w:t>
      </w:r>
    </w:p>
    <w:p w14:paraId="14D8C0BB" w14:textId="7EC326D5" w:rsidR="00D903B3" w:rsidRDefault="006758A6" w:rsidP="006758A6">
      <w:pPr>
        <w:spacing w:line="240" w:lineRule="auto"/>
        <w:ind w:firstLine="720"/>
        <w:rPr>
          <w:rFonts w:ascii="Times New Roman" w:hAnsi="Times New Roman" w:cs="Times New Roman"/>
        </w:rPr>
      </w:pPr>
      <w:r>
        <w:rPr>
          <w:rFonts w:ascii="Times New Roman" w:hAnsi="Times New Roman" w:cs="Times New Roman"/>
        </w:rPr>
        <w:t xml:space="preserve">In future work, I could perform these reachability studies in other dynamical environments, such as </w:t>
      </w:r>
      <w:r w:rsidR="002F667C">
        <w:rPr>
          <w:rFonts w:ascii="Times New Roman" w:hAnsi="Times New Roman" w:cs="Times New Roman"/>
        </w:rPr>
        <w:t>near</w:t>
      </w:r>
      <w:r w:rsidR="003F2BC0">
        <w:rPr>
          <w:rFonts w:ascii="Times New Roman" w:hAnsi="Times New Roman" w:cs="Times New Roman"/>
        </w:rPr>
        <w:t xml:space="preserve"> a periodic orb</w:t>
      </w:r>
      <w:r w:rsidR="00361762">
        <w:rPr>
          <w:rFonts w:ascii="Times New Roman" w:hAnsi="Times New Roman" w:cs="Times New Roman"/>
        </w:rPr>
        <w:t xml:space="preserve">it </w:t>
      </w:r>
      <w:r w:rsidR="000350D1">
        <w:rPr>
          <w:rFonts w:ascii="Times New Roman" w:hAnsi="Times New Roman" w:cs="Times New Roman"/>
        </w:rPr>
        <w:t>in cislunar space</w:t>
      </w:r>
      <w:r w:rsidR="00E72297">
        <w:rPr>
          <w:rFonts w:ascii="Times New Roman" w:hAnsi="Times New Roman" w:cs="Times New Roman"/>
        </w:rPr>
        <w:t xml:space="preserve"> or </w:t>
      </w:r>
      <w:r w:rsidR="00881E40">
        <w:rPr>
          <w:rFonts w:ascii="Times New Roman" w:hAnsi="Times New Roman" w:cs="Times New Roman"/>
        </w:rPr>
        <w:t xml:space="preserve">under </w:t>
      </w:r>
      <w:r w:rsidR="00281FE0">
        <w:rPr>
          <w:rFonts w:ascii="Times New Roman" w:hAnsi="Times New Roman" w:cs="Times New Roman"/>
        </w:rPr>
        <w:t xml:space="preserve">a perturbed </w:t>
      </w:r>
      <w:r w:rsidR="00473553">
        <w:rPr>
          <w:rFonts w:ascii="Times New Roman" w:hAnsi="Times New Roman" w:cs="Times New Roman"/>
        </w:rPr>
        <w:t>orbital regime</w:t>
      </w:r>
      <w:r w:rsidR="00D203D3">
        <w:rPr>
          <w:rFonts w:ascii="Times New Roman" w:hAnsi="Times New Roman" w:cs="Times New Roman"/>
        </w:rPr>
        <w:t>.</w:t>
      </w:r>
      <w:r w:rsidR="00A0704B">
        <w:rPr>
          <w:rFonts w:ascii="Times New Roman" w:hAnsi="Times New Roman" w:cs="Times New Roman"/>
        </w:rPr>
        <w:t xml:space="preserve"> </w:t>
      </w:r>
      <w:r w:rsidR="00FD288C">
        <w:rPr>
          <w:rFonts w:ascii="Times New Roman" w:hAnsi="Times New Roman" w:cs="Times New Roman"/>
        </w:rPr>
        <w:t>Once I am successful in my initial</w:t>
      </w:r>
      <w:r w:rsidR="00DE7C14">
        <w:rPr>
          <w:rFonts w:ascii="Times New Roman" w:hAnsi="Times New Roman" w:cs="Times New Roman"/>
        </w:rPr>
        <w:t xml:space="preserve"> HCW case study, </w:t>
      </w:r>
      <w:r w:rsidR="00CC0120">
        <w:rPr>
          <w:rFonts w:ascii="Times New Roman" w:hAnsi="Times New Roman" w:cs="Times New Roman"/>
        </w:rPr>
        <w:t xml:space="preserve">these </w:t>
      </w:r>
      <w:r w:rsidR="0002563B">
        <w:rPr>
          <w:rFonts w:ascii="Times New Roman" w:hAnsi="Times New Roman" w:cs="Times New Roman"/>
        </w:rPr>
        <w:t xml:space="preserve">dynamical environments will serve as natural </w:t>
      </w:r>
      <w:r w:rsidR="004208B0">
        <w:rPr>
          <w:rFonts w:ascii="Times New Roman" w:hAnsi="Times New Roman" w:cs="Times New Roman"/>
        </w:rPr>
        <w:t>steppingstones</w:t>
      </w:r>
      <w:r w:rsidR="0002563B">
        <w:rPr>
          <w:rFonts w:ascii="Times New Roman" w:hAnsi="Times New Roman" w:cs="Times New Roman"/>
        </w:rPr>
        <w:t xml:space="preserve"> </w:t>
      </w:r>
      <w:r w:rsidR="00B65521">
        <w:rPr>
          <w:rFonts w:ascii="Times New Roman" w:hAnsi="Times New Roman" w:cs="Times New Roman"/>
        </w:rPr>
        <w:t>towards a</w:t>
      </w:r>
      <w:r w:rsidR="006E5896">
        <w:rPr>
          <w:rFonts w:ascii="Times New Roman" w:hAnsi="Times New Roman" w:cs="Times New Roman"/>
        </w:rPr>
        <w:t>n active industry-</w:t>
      </w:r>
      <w:commentRangeStart w:id="2"/>
      <w:r w:rsidR="006E5896">
        <w:rPr>
          <w:rFonts w:ascii="Times New Roman" w:hAnsi="Times New Roman" w:cs="Times New Roman"/>
        </w:rPr>
        <w:t>implementation</w:t>
      </w:r>
      <w:commentRangeEnd w:id="2"/>
      <w:r w:rsidR="00230949">
        <w:rPr>
          <w:rStyle w:val="CommentReference"/>
        </w:rPr>
        <w:commentReference w:id="2"/>
      </w:r>
      <w:r w:rsidR="006E5896">
        <w:rPr>
          <w:rFonts w:ascii="Times New Roman" w:hAnsi="Times New Roman" w:cs="Times New Roman"/>
        </w:rPr>
        <w:t>.</w:t>
      </w:r>
    </w:p>
    <w:p w14:paraId="7C67DBFE" w14:textId="20F29206" w:rsidR="00C330F6" w:rsidRPr="00466BC3" w:rsidRDefault="0063257C" w:rsidP="00C330F6">
      <w:pPr>
        <w:spacing w:line="240" w:lineRule="auto"/>
        <w:rPr>
          <w:rFonts w:ascii="Times New Roman" w:hAnsi="Times New Roman" w:cs="Times New Roman"/>
        </w:rPr>
      </w:pPr>
      <w:r>
        <w:rPr>
          <w:rFonts w:ascii="Times New Roman" w:hAnsi="Times New Roman" w:cs="Times New Roman"/>
          <w:b/>
          <w:bCs/>
        </w:rPr>
        <w:t>Impact:</w:t>
      </w:r>
      <w:r w:rsidR="00C330F6" w:rsidRPr="00466BC3">
        <w:rPr>
          <w:rFonts w:ascii="Times New Roman" w:hAnsi="Times New Roman" w:cs="Times New Roman"/>
        </w:rPr>
        <w:t xml:space="preserve"> Any research undertaken to maintain the safety of satellites would carry significant </w:t>
      </w:r>
      <w:r w:rsidR="000A65C0">
        <w:rPr>
          <w:rFonts w:ascii="Times New Roman" w:hAnsi="Times New Roman" w:cs="Times New Roman"/>
        </w:rPr>
        <w:t>national security</w:t>
      </w:r>
      <w:r w:rsidR="00C330F6" w:rsidRPr="00466BC3">
        <w:rPr>
          <w:rFonts w:ascii="Times New Roman" w:hAnsi="Times New Roman" w:cs="Times New Roman"/>
        </w:rPr>
        <w:t xml:space="preserve"> benefit: GPS satellites aid both civilian and military navigation on Earth. </w:t>
      </w:r>
      <w:r w:rsidR="00792BFA">
        <w:rPr>
          <w:rFonts w:ascii="Times New Roman" w:hAnsi="Times New Roman" w:cs="Times New Roman"/>
        </w:rPr>
        <w:t>Surveillance</w:t>
      </w:r>
      <w:r w:rsidR="00286F5B">
        <w:rPr>
          <w:rFonts w:ascii="Times New Roman" w:hAnsi="Times New Roman" w:cs="Times New Roman"/>
        </w:rPr>
        <w:t xml:space="preserve"> s</w:t>
      </w:r>
      <w:r w:rsidR="00C330F6" w:rsidRPr="00466BC3">
        <w:rPr>
          <w:rFonts w:ascii="Times New Roman" w:hAnsi="Times New Roman" w:cs="Times New Roman"/>
        </w:rPr>
        <w:t xml:space="preserve">atellites </w:t>
      </w:r>
      <w:r w:rsidR="00355AFC">
        <w:rPr>
          <w:rFonts w:ascii="Times New Roman" w:hAnsi="Times New Roman" w:cs="Times New Roman"/>
        </w:rPr>
        <w:t xml:space="preserve">provide the United States with </w:t>
      </w:r>
      <w:r w:rsidR="009E6E0D">
        <w:rPr>
          <w:rFonts w:ascii="Times New Roman" w:hAnsi="Times New Roman" w:cs="Times New Roman"/>
        </w:rPr>
        <w:t xml:space="preserve">key </w:t>
      </w:r>
      <w:r w:rsidR="00900016">
        <w:rPr>
          <w:rFonts w:ascii="Times New Roman" w:hAnsi="Times New Roman" w:cs="Times New Roman"/>
        </w:rPr>
        <w:t xml:space="preserve">intelligence </w:t>
      </w:r>
      <w:r w:rsidR="00242BF4">
        <w:rPr>
          <w:rFonts w:ascii="Times New Roman" w:hAnsi="Times New Roman" w:cs="Times New Roman"/>
        </w:rPr>
        <w:t>insights and</w:t>
      </w:r>
      <w:r w:rsidR="0019155F">
        <w:rPr>
          <w:rFonts w:ascii="Times New Roman" w:hAnsi="Times New Roman" w:cs="Times New Roman"/>
        </w:rPr>
        <w:t xml:space="preserve"> improve early warning </w:t>
      </w:r>
      <w:r w:rsidR="009B5470">
        <w:rPr>
          <w:rFonts w:ascii="Times New Roman" w:hAnsi="Times New Roman" w:cs="Times New Roman"/>
        </w:rPr>
        <w:t xml:space="preserve">and </w:t>
      </w:r>
      <w:r w:rsidR="004218D3">
        <w:rPr>
          <w:rFonts w:ascii="Times New Roman" w:hAnsi="Times New Roman" w:cs="Times New Roman"/>
        </w:rPr>
        <w:t xml:space="preserve">launch </w:t>
      </w:r>
      <w:r w:rsidR="009B5470">
        <w:rPr>
          <w:rFonts w:ascii="Times New Roman" w:hAnsi="Times New Roman" w:cs="Times New Roman"/>
        </w:rPr>
        <w:t>detection systems</w:t>
      </w:r>
      <w:r w:rsidR="00C330F6" w:rsidRPr="00466BC3">
        <w:rPr>
          <w:rFonts w:ascii="Times New Roman" w:hAnsi="Times New Roman" w:cs="Times New Roman"/>
        </w:rPr>
        <w:t xml:space="preserve">. My research </w:t>
      </w:r>
      <w:r w:rsidR="00181FBE">
        <w:rPr>
          <w:rFonts w:ascii="Times New Roman" w:hAnsi="Times New Roman" w:cs="Times New Roman"/>
        </w:rPr>
        <w:t>would help to advance U.S. standing in space by</w:t>
      </w:r>
      <w:r w:rsidR="00176C1A">
        <w:rPr>
          <w:rFonts w:ascii="Times New Roman" w:hAnsi="Times New Roman" w:cs="Times New Roman"/>
        </w:rPr>
        <w:t xml:space="preserve"> supportin</w:t>
      </w:r>
      <w:r w:rsidR="0039559A">
        <w:rPr>
          <w:rFonts w:ascii="Times New Roman" w:hAnsi="Times New Roman" w:cs="Times New Roman"/>
        </w:rPr>
        <w:t>g these operations</w:t>
      </w:r>
      <w:r w:rsidR="00C330F6" w:rsidRPr="00466BC3">
        <w:rPr>
          <w:rFonts w:ascii="Times New Roman" w:hAnsi="Times New Roman" w:cs="Times New Roman"/>
        </w:rPr>
        <w:t xml:space="preserve"> </w:t>
      </w:r>
      <w:r w:rsidR="0053196E">
        <w:rPr>
          <w:rFonts w:ascii="Times New Roman" w:hAnsi="Times New Roman" w:cs="Times New Roman"/>
        </w:rPr>
        <w:t xml:space="preserve">through </w:t>
      </w:r>
      <w:r w:rsidR="00C330F6" w:rsidRPr="00466BC3">
        <w:rPr>
          <w:rFonts w:ascii="Times New Roman" w:hAnsi="Times New Roman" w:cs="Times New Roman"/>
        </w:rPr>
        <w:t xml:space="preserve">tools </w:t>
      </w:r>
      <w:r w:rsidR="00A55397">
        <w:rPr>
          <w:rFonts w:ascii="Times New Roman" w:hAnsi="Times New Roman" w:cs="Times New Roman"/>
        </w:rPr>
        <w:t xml:space="preserve">meant </w:t>
      </w:r>
      <w:r w:rsidR="00C330F6" w:rsidRPr="00466BC3">
        <w:rPr>
          <w:rFonts w:ascii="Times New Roman" w:hAnsi="Times New Roman" w:cs="Times New Roman"/>
        </w:rPr>
        <w:t xml:space="preserve">to </w:t>
      </w:r>
      <w:r w:rsidR="0048381F">
        <w:rPr>
          <w:rFonts w:ascii="Times New Roman" w:hAnsi="Times New Roman" w:cs="Times New Roman"/>
        </w:rPr>
        <w:t>mitigate</w:t>
      </w:r>
      <w:r w:rsidR="00C330F6" w:rsidRPr="00466BC3">
        <w:rPr>
          <w:rFonts w:ascii="Times New Roman" w:hAnsi="Times New Roman" w:cs="Times New Roman"/>
        </w:rPr>
        <w:t xml:space="preserve"> the danger of collisions in orbit and</w:t>
      </w:r>
      <w:r w:rsidR="0027750F">
        <w:rPr>
          <w:rFonts w:ascii="Times New Roman" w:hAnsi="Times New Roman" w:cs="Times New Roman"/>
        </w:rPr>
        <w:t xml:space="preserve"> construct </w:t>
      </w:r>
      <w:r w:rsidR="00C330F6" w:rsidRPr="00466BC3">
        <w:rPr>
          <w:rFonts w:ascii="Times New Roman" w:hAnsi="Times New Roman" w:cs="Times New Roman"/>
        </w:rPr>
        <w:t>more robust missions. Higher fidelity solutions to the satellite RD problem could enable mission designers to place</w:t>
      </w:r>
      <w:r w:rsidR="00A057F4">
        <w:rPr>
          <w:rFonts w:ascii="Times New Roman" w:hAnsi="Times New Roman" w:cs="Times New Roman"/>
        </w:rPr>
        <w:t xml:space="preserve"> sensitive</w:t>
      </w:r>
      <w:r w:rsidR="00C330F6" w:rsidRPr="00466BC3">
        <w:rPr>
          <w:rFonts w:ascii="Times New Roman" w:hAnsi="Times New Roman" w:cs="Times New Roman"/>
        </w:rPr>
        <w:t xml:space="preserve"> satellites in safer orbits and would help operators to design </w:t>
      </w:r>
      <w:r w:rsidR="00E3516F">
        <w:rPr>
          <w:rFonts w:ascii="Times New Roman" w:hAnsi="Times New Roman" w:cs="Times New Roman"/>
        </w:rPr>
        <w:t xml:space="preserve">realistic </w:t>
      </w:r>
      <w:r w:rsidR="009D5584">
        <w:rPr>
          <w:rFonts w:ascii="Times New Roman" w:hAnsi="Times New Roman" w:cs="Times New Roman"/>
        </w:rPr>
        <w:t>reach-avoid maneuvers</w:t>
      </w:r>
      <w:r w:rsidR="00C330F6" w:rsidRPr="00466BC3">
        <w:rPr>
          <w:rFonts w:ascii="Times New Roman" w:hAnsi="Times New Roman" w:cs="Times New Roman"/>
        </w:rPr>
        <w:t xml:space="preserve">. </w:t>
      </w:r>
      <w:r w:rsidR="008C6718">
        <w:rPr>
          <w:rFonts w:ascii="Times New Roman" w:hAnsi="Times New Roman" w:cs="Times New Roman"/>
        </w:rPr>
        <w:t xml:space="preserve">An improved understanding of </w:t>
      </w:r>
      <w:r w:rsidR="0048701E">
        <w:rPr>
          <w:rFonts w:ascii="Times New Roman" w:hAnsi="Times New Roman" w:cs="Times New Roman"/>
        </w:rPr>
        <w:t xml:space="preserve">relative </w:t>
      </w:r>
      <w:r w:rsidR="008C6718">
        <w:rPr>
          <w:rFonts w:ascii="Times New Roman" w:hAnsi="Times New Roman" w:cs="Times New Roman"/>
        </w:rPr>
        <w:t xml:space="preserve">satellite RD in </w:t>
      </w:r>
      <w:r w:rsidR="007A1CF0">
        <w:rPr>
          <w:rFonts w:ascii="Times New Roman" w:hAnsi="Times New Roman" w:cs="Times New Roman"/>
        </w:rPr>
        <w:t>the HCW case</w:t>
      </w:r>
      <w:r w:rsidR="008C6718">
        <w:rPr>
          <w:rFonts w:ascii="Times New Roman" w:hAnsi="Times New Roman" w:cs="Times New Roman"/>
        </w:rPr>
        <w:t xml:space="preserve"> will </w:t>
      </w:r>
      <w:r w:rsidR="00F01BD7">
        <w:rPr>
          <w:rFonts w:ascii="Times New Roman" w:hAnsi="Times New Roman" w:cs="Times New Roman"/>
        </w:rPr>
        <w:t xml:space="preserve">aid satellite operators </w:t>
      </w:r>
      <w:r w:rsidR="001F48A2">
        <w:rPr>
          <w:rFonts w:ascii="Times New Roman" w:hAnsi="Times New Roman" w:cs="Times New Roman"/>
        </w:rPr>
        <w:t>in rendezvous and proximity operations</w:t>
      </w:r>
      <w:r w:rsidR="006619FB">
        <w:rPr>
          <w:rFonts w:ascii="Times New Roman" w:hAnsi="Times New Roman" w:cs="Times New Roman"/>
        </w:rPr>
        <w:t xml:space="preserve">, </w:t>
      </w:r>
      <w:r w:rsidR="00C20A71">
        <w:rPr>
          <w:rFonts w:ascii="Times New Roman" w:hAnsi="Times New Roman" w:cs="Times New Roman"/>
        </w:rPr>
        <w:t xml:space="preserve">helping </w:t>
      </w:r>
      <w:r w:rsidR="00566330">
        <w:rPr>
          <w:rFonts w:ascii="Times New Roman" w:hAnsi="Times New Roman" w:cs="Times New Roman"/>
        </w:rPr>
        <w:t xml:space="preserve">to </w:t>
      </w:r>
      <w:r w:rsidR="00B26639">
        <w:rPr>
          <w:rFonts w:ascii="Times New Roman" w:hAnsi="Times New Roman" w:cs="Times New Roman"/>
        </w:rPr>
        <w:t>support</w:t>
      </w:r>
      <w:r w:rsidR="00566330">
        <w:rPr>
          <w:rFonts w:ascii="Times New Roman" w:hAnsi="Times New Roman" w:cs="Times New Roman"/>
        </w:rPr>
        <w:t xml:space="preserve"> the capabilities needed </w:t>
      </w:r>
      <w:r w:rsidR="00202449">
        <w:rPr>
          <w:rFonts w:ascii="Times New Roman" w:hAnsi="Times New Roman" w:cs="Times New Roman"/>
        </w:rPr>
        <w:t xml:space="preserve">for </w:t>
      </w:r>
      <w:r w:rsidR="00B736EF">
        <w:rPr>
          <w:rFonts w:ascii="Times New Roman" w:hAnsi="Times New Roman" w:cs="Times New Roman"/>
        </w:rPr>
        <w:t>in-space refueling</w:t>
      </w:r>
      <w:r w:rsidR="00F32FEE">
        <w:rPr>
          <w:rFonts w:ascii="Times New Roman" w:hAnsi="Times New Roman" w:cs="Times New Roman"/>
        </w:rPr>
        <w:t xml:space="preserve"> and </w:t>
      </w:r>
      <w:r w:rsidR="004E50F1">
        <w:rPr>
          <w:rFonts w:ascii="Times New Roman" w:hAnsi="Times New Roman" w:cs="Times New Roman"/>
        </w:rPr>
        <w:t>maintenance of satellite</w:t>
      </w:r>
      <w:r w:rsidR="00354976">
        <w:rPr>
          <w:rFonts w:ascii="Times New Roman" w:hAnsi="Times New Roman" w:cs="Times New Roman"/>
        </w:rPr>
        <w:t>s</w:t>
      </w:r>
      <w:r w:rsidR="00811B6B">
        <w:rPr>
          <w:rFonts w:ascii="Times New Roman" w:hAnsi="Times New Roman" w:cs="Times New Roman"/>
        </w:rPr>
        <w:t xml:space="preserve">. </w:t>
      </w:r>
      <w:r w:rsidR="00811B6B" w:rsidRPr="00466BC3">
        <w:rPr>
          <w:rFonts w:ascii="Times New Roman" w:hAnsi="Times New Roman" w:cs="Times New Roman"/>
        </w:rPr>
        <w:t xml:space="preserve">Notwithstanding the important national security benefits of its satellite operations, U.S. leadership in space is coincident to geopolitical leadership on the world-stage. </w:t>
      </w:r>
      <w:r w:rsidR="00C330F6" w:rsidRPr="00466BC3">
        <w:rPr>
          <w:rFonts w:ascii="Times New Roman" w:hAnsi="Times New Roman" w:cs="Times New Roman"/>
        </w:rPr>
        <w:t>By working to improve the safety of satellites, my research indirectly supports the litany of essential scientific, commercial, and national security functions served by satellites</w:t>
      </w:r>
      <w:r w:rsidR="00B33594">
        <w:rPr>
          <w:rFonts w:ascii="Times New Roman" w:hAnsi="Times New Roman" w:cs="Times New Roman"/>
        </w:rPr>
        <w:t>.</w:t>
      </w:r>
    </w:p>
    <w:p w14:paraId="376FA77E" w14:textId="77777777" w:rsidR="00C330F6" w:rsidRPr="00466BC3" w:rsidRDefault="00C330F6" w:rsidP="00C330F6">
      <w:pPr>
        <w:spacing w:line="240" w:lineRule="auto"/>
        <w:rPr>
          <w:rFonts w:ascii="Times New Roman" w:hAnsi="Times New Roman" w:cs="Times New Roman"/>
        </w:rPr>
      </w:pPr>
      <w:r w:rsidRPr="00466BC3">
        <w:rPr>
          <w:rFonts w:ascii="Times New Roman" w:hAnsi="Times New Roman" w:cs="Times New Roman"/>
          <w:b/>
          <w:bCs/>
        </w:rPr>
        <w:t xml:space="preserve">References: </w:t>
      </w:r>
      <w:r w:rsidRPr="00466BC3">
        <w:rPr>
          <w:rFonts w:ascii="Times New Roman" w:hAnsi="Times New Roman" w:cs="Times New Roman"/>
        </w:rPr>
        <w:t xml:space="preserve">[1] Abate et al., </w:t>
      </w:r>
      <w:proofErr w:type="spellStart"/>
      <w:r w:rsidRPr="00466BC3">
        <w:rPr>
          <w:rFonts w:ascii="Times New Roman" w:hAnsi="Times New Roman" w:cs="Times New Roman"/>
          <w:i/>
          <w:iCs/>
        </w:rPr>
        <w:t>Automatica</w:t>
      </w:r>
      <w:proofErr w:type="spellEnd"/>
      <w:r w:rsidRPr="00466BC3">
        <w:rPr>
          <w:rFonts w:ascii="Times New Roman" w:hAnsi="Times New Roman" w:cs="Times New Roman"/>
        </w:rPr>
        <w:t xml:space="preserve">, 2008; [2] </w:t>
      </w:r>
      <w:proofErr w:type="spellStart"/>
      <w:r w:rsidRPr="00466BC3">
        <w:rPr>
          <w:rFonts w:ascii="Times New Roman" w:hAnsi="Times New Roman" w:cs="Times New Roman"/>
        </w:rPr>
        <w:t>Bonnans</w:t>
      </w:r>
      <w:proofErr w:type="spellEnd"/>
      <w:r w:rsidRPr="00466BC3">
        <w:rPr>
          <w:rFonts w:ascii="Times New Roman" w:hAnsi="Times New Roman" w:cs="Times New Roman"/>
        </w:rPr>
        <w:t xml:space="preserve">., Course on Opt. Control., 2022; [3] Holzinger et al., </w:t>
      </w:r>
      <w:r w:rsidRPr="00466BC3">
        <w:rPr>
          <w:rFonts w:ascii="Times New Roman" w:hAnsi="Times New Roman" w:cs="Times New Roman"/>
          <w:i/>
          <w:iCs/>
        </w:rPr>
        <w:t>IEEE Trans. on Aero. and Elec. Sys.</w:t>
      </w:r>
      <w:r w:rsidRPr="00466BC3">
        <w:rPr>
          <w:rFonts w:ascii="Times New Roman" w:hAnsi="Times New Roman" w:cs="Times New Roman"/>
        </w:rPr>
        <w:t xml:space="preserve">, 2012; [4] Lee, Hwang, Aero. Sci. and Tech., 2018; [5] </w:t>
      </w:r>
      <w:proofErr w:type="spellStart"/>
      <w:r w:rsidRPr="00466BC3">
        <w:rPr>
          <w:rFonts w:ascii="Times New Roman" w:hAnsi="Times New Roman" w:cs="Times New Roman"/>
        </w:rPr>
        <w:t>Natherson</w:t>
      </w:r>
      <w:proofErr w:type="spellEnd"/>
      <w:r w:rsidRPr="00466BC3">
        <w:rPr>
          <w:rFonts w:ascii="Times New Roman" w:hAnsi="Times New Roman" w:cs="Times New Roman"/>
        </w:rPr>
        <w:t xml:space="preserve">, Scheeres, </w:t>
      </w:r>
      <w:r w:rsidRPr="00466BC3">
        <w:rPr>
          <w:rFonts w:ascii="Times New Roman" w:hAnsi="Times New Roman" w:cs="Times New Roman"/>
          <w:i/>
          <w:iCs/>
        </w:rPr>
        <w:t>JGCD</w:t>
      </w:r>
      <w:r w:rsidRPr="00466BC3">
        <w:rPr>
          <w:rFonts w:ascii="Times New Roman" w:hAnsi="Times New Roman" w:cs="Times New Roman"/>
        </w:rPr>
        <w:t xml:space="preserve">, 2024; [6] Zhang et al., </w:t>
      </w:r>
      <w:r w:rsidRPr="00466BC3">
        <w:rPr>
          <w:rFonts w:ascii="Times New Roman" w:hAnsi="Times New Roman" w:cs="Times New Roman"/>
          <w:i/>
          <w:iCs/>
        </w:rPr>
        <w:t xml:space="preserve">Chinese </w:t>
      </w:r>
      <w:proofErr w:type="spellStart"/>
      <w:r w:rsidRPr="00466BC3">
        <w:rPr>
          <w:rFonts w:ascii="Times New Roman" w:hAnsi="Times New Roman" w:cs="Times New Roman"/>
          <w:i/>
          <w:iCs/>
        </w:rPr>
        <w:t>Jrnl</w:t>
      </w:r>
      <w:proofErr w:type="spellEnd"/>
      <w:r w:rsidRPr="00466BC3">
        <w:rPr>
          <w:rFonts w:ascii="Times New Roman" w:hAnsi="Times New Roman" w:cs="Times New Roman"/>
          <w:i/>
          <w:iCs/>
        </w:rPr>
        <w:t>. of Aero.</w:t>
      </w:r>
      <w:r w:rsidRPr="00466BC3">
        <w:rPr>
          <w:rFonts w:ascii="Times New Roman" w:hAnsi="Times New Roman" w:cs="Times New Roman"/>
        </w:rPr>
        <w:t xml:space="preserve">, 2024; [7] Taheri et al., </w:t>
      </w:r>
      <w:r w:rsidRPr="00466BC3">
        <w:rPr>
          <w:rFonts w:ascii="Times New Roman" w:hAnsi="Times New Roman" w:cs="Times New Roman"/>
          <w:i/>
          <w:iCs/>
        </w:rPr>
        <w:t>JASS</w:t>
      </w:r>
      <w:r w:rsidRPr="00466BC3">
        <w:rPr>
          <w:rFonts w:ascii="Times New Roman" w:hAnsi="Times New Roman" w:cs="Times New Roman"/>
        </w:rPr>
        <w:t xml:space="preserve">, 2020; [8] Roberto et al., AIAA SCITECH, 2022; [9] </w:t>
      </w:r>
      <w:proofErr w:type="spellStart"/>
      <w:r w:rsidRPr="00466BC3">
        <w:rPr>
          <w:rFonts w:ascii="Times New Roman" w:hAnsi="Times New Roman" w:cs="Times New Roman"/>
        </w:rPr>
        <w:t>Natherson</w:t>
      </w:r>
      <w:proofErr w:type="spellEnd"/>
      <w:r w:rsidRPr="00466BC3">
        <w:rPr>
          <w:rFonts w:ascii="Times New Roman" w:hAnsi="Times New Roman" w:cs="Times New Roman"/>
        </w:rPr>
        <w:t>, Scheeres, 76th Inter. Astro. Conf., 2025</w:t>
      </w:r>
    </w:p>
    <w:p w14:paraId="410523DB" w14:textId="6A9307F3" w:rsidR="001C6141" w:rsidRDefault="001C6141"/>
    <w:sectPr w:rsidR="001C6141" w:rsidSect="0028265C">
      <w:pgSz w:w="12240" w:h="15840"/>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x Zweig" w:date="2025-11-09T17:05:00Z" w:initials="MZ">
    <w:p w14:paraId="32354828" w14:textId="77777777" w:rsidR="002347DA" w:rsidRDefault="002347DA" w:rsidP="002347DA">
      <w:r>
        <w:rPr>
          <w:rStyle w:val="CommentReference"/>
        </w:rPr>
        <w:annotationRef/>
      </w:r>
      <w:r>
        <w:rPr>
          <w:sz w:val="20"/>
          <w:szCs w:val="20"/>
        </w:rPr>
        <w:t>dynamics to dynamical to dynamical, best word choice?</w:t>
      </w:r>
    </w:p>
  </w:comment>
  <w:comment w:id="2" w:author="Max Zweig" w:date="2025-11-09T17:17:00Z" w:initials="MZ">
    <w:p w14:paraId="6ABA6AE7" w14:textId="77777777" w:rsidR="00230949" w:rsidRDefault="00230949" w:rsidP="00230949">
      <w:r>
        <w:rPr>
          <w:rStyle w:val="CommentReference"/>
        </w:rPr>
        <w:annotationRef/>
      </w:r>
      <w:r>
        <w:rPr>
          <w:sz w:val="20"/>
          <w:szCs w:val="20"/>
        </w:rPr>
        <w:t>Include a statement highlighting a likely hurdle, and what can be done to overcome this hurdle. Also maybe how DOD funding can help you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354828" w15:done="0"/>
  <w15:commentEx w15:paraId="6ABA6A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163818" w16cex:dateUtc="2025-11-09T23:05:00Z"/>
  <w16cex:commentExtensible w16cex:durableId="2507909A" w16cex:dateUtc="2025-11-09T23: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354828" w16cid:durableId="1E163818"/>
  <w16cid:commentId w16cid:paraId="6ABA6AE7" w16cid:durableId="2507909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x Zweig">
    <w15:presenceInfo w15:providerId="Windows Live" w15:userId="09cc261a49f08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141"/>
    <w:rsid w:val="00004570"/>
    <w:rsid w:val="00007315"/>
    <w:rsid w:val="0002563B"/>
    <w:rsid w:val="000335E9"/>
    <w:rsid w:val="000350D1"/>
    <w:rsid w:val="00035D0F"/>
    <w:rsid w:val="000360F7"/>
    <w:rsid w:val="00037C05"/>
    <w:rsid w:val="000403A4"/>
    <w:rsid w:val="0006315C"/>
    <w:rsid w:val="00076D0D"/>
    <w:rsid w:val="000A65C0"/>
    <w:rsid w:val="000D1585"/>
    <w:rsid w:val="000E00A4"/>
    <w:rsid w:val="00101E5C"/>
    <w:rsid w:val="001213D9"/>
    <w:rsid w:val="0012288C"/>
    <w:rsid w:val="001347D1"/>
    <w:rsid w:val="0014409B"/>
    <w:rsid w:val="00157440"/>
    <w:rsid w:val="00176C1A"/>
    <w:rsid w:val="001805DF"/>
    <w:rsid w:val="00180FCB"/>
    <w:rsid w:val="00181FBE"/>
    <w:rsid w:val="001871B2"/>
    <w:rsid w:val="0019155F"/>
    <w:rsid w:val="001A15F4"/>
    <w:rsid w:val="001A1B0F"/>
    <w:rsid w:val="001A2A0A"/>
    <w:rsid w:val="001B2310"/>
    <w:rsid w:val="001C6141"/>
    <w:rsid w:val="001C64E7"/>
    <w:rsid w:val="001D410A"/>
    <w:rsid w:val="001D4F87"/>
    <w:rsid w:val="001D7BA0"/>
    <w:rsid w:val="001F48A2"/>
    <w:rsid w:val="001F543F"/>
    <w:rsid w:val="001F7467"/>
    <w:rsid w:val="00202449"/>
    <w:rsid w:val="0021424C"/>
    <w:rsid w:val="00222023"/>
    <w:rsid w:val="00227A7B"/>
    <w:rsid w:val="00230949"/>
    <w:rsid w:val="002347DA"/>
    <w:rsid w:val="002351A2"/>
    <w:rsid w:val="00235CF1"/>
    <w:rsid w:val="00242BF4"/>
    <w:rsid w:val="002458D4"/>
    <w:rsid w:val="00253492"/>
    <w:rsid w:val="0026280E"/>
    <w:rsid w:val="00264555"/>
    <w:rsid w:val="00275B7E"/>
    <w:rsid w:val="0027750F"/>
    <w:rsid w:val="00277A6A"/>
    <w:rsid w:val="00281FE0"/>
    <w:rsid w:val="0028265C"/>
    <w:rsid w:val="00286F5B"/>
    <w:rsid w:val="002953B5"/>
    <w:rsid w:val="00296A18"/>
    <w:rsid w:val="002B2552"/>
    <w:rsid w:val="002C6B1D"/>
    <w:rsid w:val="002E02A7"/>
    <w:rsid w:val="002F15B5"/>
    <w:rsid w:val="002F4606"/>
    <w:rsid w:val="002F667C"/>
    <w:rsid w:val="00303A69"/>
    <w:rsid w:val="003068B3"/>
    <w:rsid w:val="00312752"/>
    <w:rsid w:val="00345072"/>
    <w:rsid w:val="00354976"/>
    <w:rsid w:val="00355AFC"/>
    <w:rsid w:val="00361762"/>
    <w:rsid w:val="00362EA0"/>
    <w:rsid w:val="00370AB0"/>
    <w:rsid w:val="00377BA5"/>
    <w:rsid w:val="00380635"/>
    <w:rsid w:val="0039559A"/>
    <w:rsid w:val="003A1CAB"/>
    <w:rsid w:val="003C2410"/>
    <w:rsid w:val="003D1E71"/>
    <w:rsid w:val="003E274E"/>
    <w:rsid w:val="003F228D"/>
    <w:rsid w:val="003F2BC0"/>
    <w:rsid w:val="00406385"/>
    <w:rsid w:val="0041783D"/>
    <w:rsid w:val="004178EC"/>
    <w:rsid w:val="004208B0"/>
    <w:rsid w:val="004218D3"/>
    <w:rsid w:val="00422B20"/>
    <w:rsid w:val="00430A16"/>
    <w:rsid w:val="00437AF3"/>
    <w:rsid w:val="00440E6A"/>
    <w:rsid w:val="00463470"/>
    <w:rsid w:val="004639E8"/>
    <w:rsid w:val="00466BC3"/>
    <w:rsid w:val="00473553"/>
    <w:rsid w:val="00477226"/>
    <w:rsid w:val="00480201"/>
    <w:rsid w:val="0048381F"/>
    <w:rsid w:val="0048701E"/>
    <w:rsid w:val="00497370"/>
    <w:rsid w:val="004C6398"/>
    <w:rsid w:val="004D2425"/>
    <w:rsid w:val="004E424B"/>
    <w:rsid w:val="004E50F1"/>
    <w:rsid w:val="004F5A45"/>
    <w:rsid w:val="004F70DE"/>
    <w:rsid w:val="00523B75"/>
    <w:rsid w:val="0053196E"/>
    <w:rsid w:val="00560E6D"/>
    <w:rsid w:val="00565E84"/>
    <w:rsid w:val="00566330"/>
    <w:rsid w:val="00573A15"/>
    <w:rsid w:val="00575E8F"/>
    <w:rsid w:val="0059468D"/>
    <w:rsid w:val="005F443F"/>
    <w:rsid w:val="00605597"/>
    <w:rsid w:val="0060643C"/>
    <w:rsid w:val="00606A3D"/>
    <w:rsid w:val="00607C47"/>
    <w:rsid w:val="00630597"/>
    <w:rsid w:val="0063257C"/>
    <w:rsid w:val="0063391C"/>
    <w:rsid w:val="006401D3"/>
    <w:rsid w:val="006418C6"/>
    <w:rsid w:val="0064692F"/>
    <w:rsid w:val="0065152B"/>
    <w:rsid w:val="006619FB"/>
    <w:rsid w:val="00672896"/>
    <w:rsid w:val="006758A6"/>
    <w:rsid w:val="00693A21"/>
    <w:rsid w:val="00695391"/>
    <w:rsid w:val="006A20C4"/>
    <w:rsid w:val="006A63E9"/>
    <w:rsid w:val="006A664F"/>
    <w:rsid w:val="006C54A2"/>
    <w:rsid w:val="006C7294"/>
    <w:rsid w:val="006D234A"/>
    <w:rsid w:val="006E5896"/>
    <w:rsid w:val="006E5E1F"/>
    <w:rsid w:val="006F4292"/>
    <w:rsid w:val="006F64FC"/>
    <w:rsid w:val="006F7627"/>
    <w:rsid w:val="00720930"/>
    <w:rsid w:val="007334B6"/>
    <w:rsid w:val="00734517"/>
    <w:rsid w:val="00741030"/>
    <w:rsid w:val="00752594"/>
    <w:rsid w:val="00753247"/>
    <w:rsid w:val="007547EA"/>
    <w:rsid w:val="007651CD"/>
    <w:rsid w:val="007756E0"/>
    <w:rsid w:val="0077689E"/>
    <w:rsid w:val="00782361"/>
    <w:rsid w:val="00783413"/>
    <w:rsid w:val="007907BB"/>
    <w:rsid w:val="00792BFA"/>
    <w:rsid w:val="007A1CF0"/>
    <w:rsid w:val="007A4A61"/>
    <w:rsid w:val="007A4C01"/>
    <w:rsid w:val="007B0CE7"/>
    <w:rsid w:val="007F0F1D"/>
    <w:rsid w:val="007F23A9"/>
    <w:rsid w:val="007F2761"/>
    <w:rsid w:val="00800752"/>
    <w:rsid w:val="00811B6B"/>
    <w:rsid w:val="00817376"/>
    <w:rsid w:val="008309E7"/>
    <w:rsid w:val="00831F63"/>
    <w:rsid w:val="00837203"/>
    <w:rsid w:val="00841DFC"/>
    <w:rsid w:val="00847297"/>
    <w:rsid w:val="0085158A"/>
    <w:rsid w:val="0087341D"/>
    <w:rsid w:val="0087492D"/>
    <w:rsid w:val="00881E40"/>
    <w:rsid w:val="00884568"/>
    <w:rsid w:val="008A5852"/>
    <w:rsid w:val="008B15D1"/>
    <w:rsid w:val="008C6718"/>
    <w:rsid w:val="008C7F49"/>
    <w:rsid w:val="008F16BB"/>
    <w:rsid w:val="00900016"/>
    <w:rsid w:val="0091357E"/>
    <w:rsid w:val="009251FE"/>
    <w:rsid w:val="00925D70"/>
    <w:rsid w:val="00927298"/>
    <w:rsid w:val="00934C03"/>
    <w:rsid w:val="00980A77"/>
    <w:rsid w:val="009A3BCC"/>
    <w:rsid w:val="009B1694"/>
    <w:rsid w:val="009B5470"/>
    <w:rsid w:val="009C1E8E"/>
    <w:rsid w:val="009D29A3"/>
    <w:rsid w:val="009D5584"/>
    <w:rsid w:val="009D574F"/>
    <w:rsid w:val="009E2793"/>
    <w:rsid w:val="009E2E8D"/>
    <w:rsid w:val="009E56B5"/>
    <w:rsid w:val="009E6E0D"/>
    <w:rsid w:val="00A057F4"/>
    <w:rsid w:val="00A0704B"/>
    <w:rsid w:val="00A07AF0"/>
    <w:rsid w:val="00A40300"/>
    <w:rsid w:val="00A454AE"/>
    <w:rsid w:val="00A47102"/>
    <w:rsid w:val="00A55397"/>
    <w:rsid w:val="00A63714"/>
    <w:rsid w:val="00A73430"/>
    <w:rsid w:val="00A81432"/>
    <w:rsid w:val="00A82054"/>
    <w:rsid w:val="00AB5F20"/>
    <w:rsid w:val="00AC0C7E"/>
    <w:rsid w:val="00AC5333"/>
    <w:rsid w:val="00AD5FE7"/>
    <w:rsid w:val="00AE4E0F"/>
    <w:rsid w:val="00AF1FE8"/>
    <w:rsid w:val="00AF7616"/>
    <w:rsid w:val="00B02B5C"/>
    <w:rsid w:val="00B0586C"/>
    <w:rsid w:val="00B26639"/>
    <w:rsid w:val="00B2795A"/>
    <w:rsid w:val="00B33594"/>
    <w:rsid w:val="00B6133C"/>
    <w:rsid w:val="00B65521"/>
    <w:rsid w:val="00B66EF6"/>
    <w:rsid w:val="00B70B01"/>
    <w:rsid w:val="00B736EF"/>
    <w:rsid w:val="00B766AE"/>
    <w:rsid w:val="00B77617"/>
    <w:rsid w:val="00B93DA7"/>
    <w:rsid w:val="00B969E1"/>
    <w:rsid w:val="00BA401F"/>
    <w:rsid w:val="00BA409F"/>
    <w:rsid w:val="00BA5D90"/>
    <w:rsid w:val="00BB32CF"/>
    <w:rsid w:val="00BB5121"/>
    <w:rsid w:val="00BD00B3"/>
    <w:rsid w:val="00BD02EB"/>
    <w:rsid w:val="00BD4B91"/>
    <w:rsid w:val="00BE6B72"/>
    <w:rsid w:val="00C15111"/>
    <w:rsid w:val="00C20A71"/>
    <w:rsid w:val="00C330F6"/>
    <w:rsid w:val="00C57D81"/>
    <w:rsid w:val="00C600A5"/>
    <w:rsid w:val="00C633BC"/>
    <w:rsid w:val="00CA0CED"/>
    <w:rsid w:val="00CA1D2C"/>
    <w:rsid w:val="00CA57DF"/>
    <w:rsid w:val="00CA63A2"/>
    <w:rsid w:val="00CC0120"/>
    <w:rsid w:val="00CC262E"/>
    <w:rsid w:val="00CC62ED"/>
    <w:rsid w:val="00CD22A2"/>
    <w:rsid w:val="00CE1BD9"/>
    <w:rsid w:val="00CE60A8"/>
    <w:rsid w:val="00CF3C9B"/>
    <w:rsid w:val="00CF7571"/>
    <w:rsid w:val="00D033BD"/>
    <w:rsid w:val="00D1335F"/>
    <w:rsid w:val="00D1705F"/>
    <w:rsid w:val="00D203D3"/>
    <w:rsid w:val="00D22EA2"/>
    <w:rsid w:val="00D303F7"/>
    <w:rsid w:val="00D43BA1"/>
    <w:rsid w:val="00D53D8A"/>
    <w:rsid w:val="00D87072"/>
    <w:rsid w:val="00D903B3"/>
    <w:rsid w:val="00DB63ED"/>
    <w:rsid w:val="00DC076D"/>
    <w:rsid w:val="00DD4A72"/>
    <w:rsid w:val="00DE7C14"/>
    <w:rsid w:val="00E11E1D"/>
    <w:rsid w:val="00E23019"/>
    <w:rsid w:val="00E30930"/>
    <w:rsid w:val="00E3516F"/>
    <w:rsid w:val="00E40D3E"/>
    <w:rsid w:val="00E72297"/>
    <w:rsid w:val="00E7464B"/>
    <w:rsid w:val="00E7481C"/>
    <w:rsid w:val="00E81C04"/>
    <w:rsid w:val="00E920F1"/>
    <w:rsid w:val="00E94464"/>
    <w:rsid w:val="00EA59DC"/>
    <w:rsid w:val="00ED0244"/>
    <w:rsid w:val="00ED171B"/>
    <w:rsid w:val="00ED393C"/>
    <w:rsid w:val="00EF1E4C"/>
    <w:rsid w:val="00EF2195"/>
    <w:rsid w:val="00EF31DE"/>
    <w:rsid w:val="00F00BDF"/>
    <w:rsid w:val="00F01BD7"/>
    <w:rsid w:val="00F0773B"/>
    <w:rsid w:val="00F165FA"/>
    <w:rsid w:val="00F17490"/>
    <w:rsid w:val="00F30DF4"/>
    <w:rsid w:val="00F32F42"/>
    <w:rsid w:val="00F32FEE"/>
    <w:rsid w:val="00F422B6"/>
    <w:rsid w:val="00F430E4"/>
    <w:rsid w:val="00F479EC"/>
    <w:rsid w:val="00F557E9"/>
    <w:rsid w:val="00F63242"/>
    <w:rsid w:val="00F67A62"/>
    <w:rsid w:val="00F906CB"/>
    <w:rsid w:val="00FA1934"/>
    <w:rsid w:val="00FC7A81"/>
    <w:rsid w:val="00FD288C"/>
    <w:rsid w:val="00FF41D3"/>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A897"/>
  <w15:chartTrackingRefBased/>
  <w15:docId w15:val="{17D09F72-C1E0-B846-8160-D959A945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F6"/>
  </w:style>
  <w:style w:type="paragraph" w:styleId="Heading1">
    <w:name w:val="heading 1"/>
    <w:basedOn w:val="Normal"/>
    <w:next w:val="Normal"/>
    <w:link w:val="Heading1Char"/>
    <w:uiPriority w:val="9"/>
    <w:qFormat/>
    <w:rsid w:val="001C6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141"/>
    <w:rPr>
      <w:rFonts w:eastAsiaTheme="majorEastAsia" w:cstheme="majorBidi"/>
      <w:color w:val="272727" w:themeColor="text1" w:themeTint="D8"/>
    </w:rPr>
  </w:style>
  <w:style w:type="paragraph" w:styleId="Title">
    <w:name w:val="Title"/>
    <w:basedOn w:val="Normal"/>
    <w:next w:val="Normal"/>
    <w:link w:val="TitleChar"/>
    <w:uiPriority w:val="10"/>
    <w:qFormat/>
    <w:rsid w:val="001C6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141"/>
    <w:pPr>
      <w:spacing w:before="160"/>
      <w:jc w:val="center"/>
    </w:pPr>
    <w:rPr>
      <w:i/>
      <w:iCs/>
      <w:color w:val="404040" w:themeColor="text1" w:themeTint="BF"/>
    </w:rPr>
  </w:style>
  <w:style w:type="character" w:customStyle="1" w:styleId="QuoteChar">
    <w:name w:val="Quote Char"/>
    <w:basedOn w:val="DefaultParagraphFont"/>
    <w:link w:val="Quote"/>
    <w:uiPriority w:val="29"/>
    <w:rsid w:val="001C6141"/>
    <w:rPr>
      <w:i/>
      <w:iCs/>
      <w:color w:val="404040" w:themeColor="text1" w:themeTint="BF"/>
    </w:rPr>
  </w:style>
  <w:style w:type="paragraph" w:styleId="ListParagraph">
    <w:name w:val="List Paragraph"/>
    <w:basedOn w:val="Normal"/>
    <w:uiPriority w:val="34"/>
    <w:qFormat/>
    <w:rsid w:val="001C6141"/>
    <w:pPr>
      <w:ind w:left="720"/>
      <w:contextualSpacing/>
    </w:pPr>
  </w:style>
  <w:style w:type="character" w:styleId="IntenseEmphasis">
    <w:name w:val="Intense Emphasis"/>
    <w:basedOn w:val="DefaultParagraphFont"/>
    <w:uiPriority w:val="21"/>
    <w:qFormat/>
    <w:rsid w:val="001C6141"/>
    <w:rPr>
      <w:i/>
      <w:iCs/>
      <w:color w:val="0F4761" w:themeColor="accent1" w:themeShade="BF"/>
    </w:rPr>
  </w:style>
  <w:style w:type="paragraph" w:styleId="IntenseQuote">
    <w:name w:val="Intense Quote"/>
    <w:basedOn w:val="Normal"/>
    <w:next w:val="Normal"/>
    <w:link w:val="IntenseQuoteChar"/>
    <w:uiPriority w:val="30"/>
    <w:qFormat/>
    <w:rsid w:val="001C6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141"/>
    <w:rPr>
      <w:i/>
      <w:iCs/>
      <w:color w:val="0F4761" w:themeColor="accent1" w:themeShade="BF"/>
    </w:rPr>
  </w:style>
  <w:style w:type="character" w:styleId="IntenseReference">
    <w:name w:val="Intense Reference"/>
    <w:basedOn w:val="DefaultParagraphFont"/>
    <w:uiPriority w:val="32"/>
    <w:qFormat/>
    <w:rsid w:val="001C6141"/>
    <w:rPr>
      <w:b/>
      <w:bCs/>
      <w:smallCaps/>
      <w:color w:val="0F4761" w:themeColor="accent1" w:themeShade="BF"/>
      <w:spacing w:val="5"/>
    </w:rPr>
  </w:style>
  <w:style w:type="paragraph" w:styleId="Caption">
    <w:name w:val="caption"/>
    <w:basedOn w:val="Normal"/>
    <w:next w:val="Normal"/>
    <w:uiPriority w:val="35"/>
    <w:unhideWhenUsed/>
    <w:qFormat/>
    <w:rsid w:val="00AC0C7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4C6398"/>
    <w:rPr>
      <w:color w:val="666666"/>
    </w:rPr>
  </w:style>
  <w:style w:type="paragraph" w:styleId="Revision">
    <w:name w:val="Revision"/>
    <w:hidden/>
    <w:uiPriority w:val="99"/>
    <w:semiHidden/>
    <w:rsid w:val="002347DA"/>
    <w:pPr>
      <w:spacing w:after="0" w:line="240" w:lineRule="auto"/>
    </w:pPr>
  </w:style>
  <w:style w:type="character" w:styleId="CommentReference">
    <w:name w:val="annotation reference"/>
    <w:basedOn w:val="DefaultParagraphFont"/>
    <w:uiPriority w:val="99"/>
    <w:semiHidden/>
    <w:unhideWhenUsed/>
    <w:rsid w:val="002347DA"/>
    <w:rPr>
      <w:sz w:val="16"/>
      <w:szCs w:val="16"/>
    </w:rPr>
  </w:style>
  <w:style w:type="paragraph" w:styleId="CommentText">
    <w:name w:val="annotation text"/>
    <w:basedOn w:val="Normal"/>
    <w:link w:val="CommentTextChar"/>
    <w:uiPriority w:val="99"/>
    <w:semiHidden/>
    <w:unhideWhenUsed/>
    <w:rsid w:val="002347DA"/>
    <w:pPr>
      <w:spacing w:line="240" w:lineRule="auto"/>
    </w:pPr>
    <w:rPr>
      <w:sz w:val="20"/>
      <w:szCs w:val="20"/>
    </w:rPr>
  </w:style>
  <w:style w:type="character" w:customStyle="1" w:styleId="CommentTextChar">
    <w:name w:val="Comment Text Char"/>
    <w:basedOn w:val="DefaultParagraphFont"/>
    <w:link w:val="CommentText"/>
    <w:uiPriority w:val="99"/>
    <w:semiHidden/>
    <w:rsid w:val="002347DA"/>
    <w:rPr>
      <w:sz w:val="20"/>
      <w:szCs w:val="20"/>
    </w:rPr>
  </w:style>
  <w:style w:type="paragraph" w:styleId="CommentSubject">
    <w:name w:val="annotation subject"/>
    <w:basedOn w:val="CommentText"/>
    <w:next w:val="CommentText"/>
    <w:link w:val="CommentSubjectChar"/>
    <w:uiPriority w:val="99"/>
    <w:semiHidden/>
    <w:unhideWhenUsed/>
    <w:rsid w:val="002347DA"/>
    <w:rPr>
      <w:b/>
      <w:bCs/>
    </w:rPr>
  </w:style>
  <w:style w:type="character" w:customStyle="1" w:styleId="CommentSubjectChar">
    <w:name w:val="Comment Subject Char"/>
    <w:basedOn w:val="CommentTextChar"/>
    <w:link w:val="CommentSubject"/>
    <w:uiPriority w:val="99"/>
    <w:semiHidden/>
    <w:rsid w:val="002347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9EC1B-C4CF-0148-99D4-CD35E35F4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Zweig</dc:creator>
  <cp:keywords/>
  <dc:description/>
  <cp:lastModifiedBy>Max Zweig</cp:lastModifiedBy>
  <cp:revision>435</cp:revision>
  <dcterms:created xsi:type="dcterms:W3CDTF">2025-11-09T19:54:00Z</dcterms:created>
  <dcterms:modified xsi:type="dcterms:W3CDTF">2025-11-09T23:28:00Z</dcterms:modified>
</cp:coreProperties>
</file>